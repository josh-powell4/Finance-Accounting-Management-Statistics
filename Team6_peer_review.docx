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B434C" w:rsidRDefault="00D44260">
      <w:pPr>
        <w:pStyle w:val="Title"/>
      </w:pPr>
      <w:bookmarkStart w:id="0" w:name="_GoBack"/>
      <w:bookmarkEnd w:id="0"/>
      <w:r>
        <w:t xml:space="preserve">TEAM </w:t>
      </w:r>
      <w:r w:rsidR="00526DEA">
        <w:t>PROJECT</w:t>
      </w:r>
    </w:p>
    <w:p w:rsidR="00EB434C" w:rsidRDefault="00D44260">
      <w:pPr>
        <w:pStyle w:val="Title"/>
      </w:pPr>
      <w:r>
        <w:t xml:space="preserve">CONFIDENTIAL </w:t>
      </w:r>
      <w:r w:rsidR="00EB434C">
        <w:t>PEER EVALUATION</w:t>
      </w:r>
    </w:p>
    <w:p w:rsidR="00EB434C" w:rsidRDefault="00EB434C">
      <w:pPr>
        <w:pStyle w:val="Title"/>
        <w:rPr>
          <w:b w:val="0"/>
        </w:rPr>
      </w:pPr>
    </w:p>
    <w:p w:rsidR="00EB434C" w:rsidRPr="003704E0" w:rsidRDefault="00A342CF" w:rsidP="00A342CF">
      <w:pPr>
        <w:pStyle w:val="BodyText2"/>
        <w:jc w:val="left"/>
      </w:pPr>
      <w:r>
        <w:rPr>
          <w:b w:val="0"/>
        </w:rPr>
        <w:t xml:space="preserve">This is part of your team </w:t>
      </w:r>
      <w:r w:rsidR="00526DEA">
        <w:rPr>
          <w:b w:val="0"/>
        </w:rPr>
        <w:t>project</w:t>
      </w:r>
      <w:r>
        <w:rPr>
          <w:b w:val="0"/>
        </w:rPr>
        <w:t xml:space="preserve"> grade.  Nobody other than the instructor or yourself will ever see this form.  </w:t>
      </w:r>
      <w:r w:rsidR="00EB434C">
        <w:rPr>
          <w:b w:val="0"/>
        </w:rPr>
        <w:t xml:space="preserve">Rate each person in your group (including yourself) on the criteria indicated using the following scale: </w:t>
      </w:r>
      <w:r w:rsidR="00EB434C" w:rsidRPr="003704E0">
        <w:t>Excellent</w:t>
      </w:r>
      <w:r w:rsidR="003704E0" w:rsidRPr="003704E0">
        <w:t xml:space="preserve"> -</w:t>
      </w:r>
      <w:r w:rsidR="00EB434C" w:rsidRPr="003704E0">
        <w:t xml:space="preserve"> 4, Above Average</w:t>
      </w:r>
      <w:r w:rsidR="003704E0" w:rsidRPr="003704E0">
        <w:t xml:space="preserve"> -</w:t>
      </w:r>
      <w:r w:rsidR="00EB434C" w:rsidRPr="003704E0">
        <w:t xml:space="preserve"> 3, Average </w:t>
      </w:r>
      <w:r w:rsidR="003704E0" w:rsidRPr="003704E0">
        <w:t xml:space="preserve">- </w:t>
      </w:r>
      <w:r w:rsidR="00EB434C" w:rsidRPr="003704E0">
        <w:t xml:space="preserve">2, Poor </w:t>
      </w:r>
      <w:r w:rsidR="003704E0" w:rsidRPr="003704E0">
        <w:t xml:space="preserve">- </w:t>
      </w:r>
      <w:r w:rsidR="00EB434C" w:rsidRPr="003704E0">
        <w:t>1.</w:t>
      </w:r>
      <w:r w:rsidR="003704E0">
        <w:t xml:space="preserve">  Please put a number in each of the boxes below</w:t>
      </w:r>
      <w:r>
        <w:t>.</w:t>
      </w:r>
    </w:p>
    <w:p w:rsidR="003704E0" w:rsidRDefault="003704E0">
      <w:pPr>
        <w:pStyle w:val="Title"/>
        <w:ind w:left="864" w:hanging="864"/>
        <w:jc w:val="left"/>
        <w:rPr>
          <w:b w:val="0"/>
        </w:rPr>
      </w:pPr>
    </w:p>
    <w:tbl>
      <w:tblPr>
        <w:tblpPr w:leftFromText="180" w:rightFromText="180" w:vertAnchor="text" w:horzAnchor="page" w:tblpXSpec="center" w:tblpY="171"/>
        <w:tblW w:w="126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  <w:tblPrChange w:id="1" w:author="Jana Beaver" w:date="2018-11-04T20:26:00Z">
          <w:tblPr>
            <w:tblpPr w:leftFromText="180" w:rightFromText="180" w:vertAnchor="text" w:horzAnchor="page" w:tblpXSpec="center" w:tblpY="171"/>
            <w:tblW w:w="11034" w:type="dxa"/>
            <w:tbl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blBorders>
            <w:tblLook w:val="04A0" w:firstRow="1" w:lastRow="0" w:firstColumn="1" w:lastColumn="0" w:noHBand="0" w:noVBand="1"/>
          </w:tblPr>
        </w:tblPrChange>
      </w:tblPr>
      <w:tblGrid>
        <w:gridCol w:w="4849"/>
        <w:gridCol w:w="1307"/>
        <w:gridCol w:w="1602"/>
        <w:gridCol w:w="1620"/>
        <w:gridCol w:w="1656"/>
        <w:gridCol w:w="1656"/>
        <w:tblGridChange w:id="2">
          <w:tblGrid>
            <w:gridCol w:w="4849"/>
            <w:gridCol w:w="1307"/>
            <w:gridCol w:w="1602"/>
            <w:gridCol w:w="1620"/>
            <w:gridCol w:w="1656"/>
            <w:gridCol w:w="1656"/>
          </w:tblGrid>
        </w:tblGridChange>
      </w:tblGrid>
      <w:tr w:rsidR="00982BA8" w:rsidTr="00982BA8">
        <w:tc>
          <w:tcPr>
            <w:tcW w:w="4849" w:type="dxa"/>
            <w:tcPrChange w:id="3" w:author="Jana Beaver" w:date="2018-11-04T20:26:00Z">
              <w:tcPr>
                <w:tcW w:w="4849" w:type="dxa"/>
              </w:tcPr>
            </w:tcPrChange>
          </w:tcPr>
          <w:p w:rsidR="00982BA8" w:rsidRPr="00D41486" w:rsidRDefault="00982BA8" w:rsidP="00526DEA">
            <w:pPr>
              <w:pStyle w:val="Title"/>
              <w:jc w:val="left"/>
              <w:rPr>
                <w:b w:val="0"/>
              </w:rPr>
            </w:pPr>
            <w:r>
              <w:rPr>
                <w:b w:val="0"/>
              </w:rPr>
              <w:t>Type your Team # here</w:t>
            </w:r>
          </w:p>
        </w:tc>
        <w:tc>
          <w:tcPr>
            <w:tcW w:w="1307" w:type="dxa"/>
            <w:tcPrChange w:id="4" w:author="Jana Beaver" w:date="2018-11-04T20:26:00Z">
              <w:tcPr>
                <w:tcW w:w="1307" w:type="dxa"/>
              </w:tcPr>
            </w:tcPrChange>
          </w:tcPr>
          <w:p w:rsidR="00982BA8" w:rsidRPr="002617CE" w:rsidRDefault="00D41486" w:rsidP="00D41486">
            <w:pPr>
              <w:pStyle w:val="Title"/>
              <w:jc w:val="left"/>
              <w:rPr>
                <w:b w:val="0"/>
                <w:sz w:val="22"/>
              </w:rPr>
            </w:pPr>
            <w:del w:id="5" w:author="Jana Beaver" w:date="2018-11-04T20:26:00Z">
              <w:r w:rsidRPr="002617CE">
                <w:rPr>
                  <w:b w:val="0"/>
                  <w:sz w:val="22"/>
                </w:rPr>
                <w:delText>Type your name here</w:delText>
              </w:r>
            </w:del>
            <w:ins w:id="6" w:author="Jana Beaver" w:date="2018-11-04T20:26:00Z">
              <w:r w:rsidR="00982BA8">
                <w:rPr>
                  <w:b w:val="0"/>
                  <w:sz w:val="22"/>
                </w:rPr>
                <w:t>Joshua Powell</w:t>
              </w:r>
            </w:ins>
          </w:p>
        </w:tc>
        <w:tc>
          <w:tcPr>
            <w:tcW w:w="1602" w:type="dxa"/>
            <w:tcPrChange w:id="7" w:author="Jana Beaver" w:date="2018-11-04T20:26:00Z">
              <w:tcPr>
                <w:tcW w:w="1602" w:type="dxa"/>
              </w:tcPr>
            </w:tcPrChange>
          </w:tcPr>
          <w:p w:rsidR="00982BA8" w:rsidRPr="002617CE" w:rsidRDefault="00D41486" w:rsidP="00AF0A04">
            <w:pPr>
              <w:pStyle w:val="Title"/>
              <w:jc w:val="left"/>
              <w:rPr>
                <w:b w:val="0"/>
                <w:sz w:val="22"/>
              </w:rPr>
            </w:pPr>
            <w:del w:id="8" w:author="Jana Beaver" w:date="2018-11-04T20:26:00Z">
              <w:r w:rsidRPr="002617CE">
                <w:rPr>
                  <w:b w:val="0"/>
                  <w:sz w:val="22"/>
                </w:rPr>
                <w:delText xml:space="preserve">Type </w:delText>
              </w:r>
              <w:r w:rsidR="00AF0A04" w:rsidRPr="002617CE">
                <w:rPr>
                  <w:b w:val="0"/>
                  <w:sz w:val="22"/>
                </w:rPr>
                <w:delText>a</w:delText>
              </w:r>
              <w:r w:rsidRPr="002617CE">
                <w:rPr>
                  <w:b w:val="0"/>
                  <w:sz w:val="22"/>
                </w:rPr>
                <w:delText xml:space="preserve"> </w:delText>
              </w:r>
              <w:r w:rsidR="00AF0A04" w:rsidRPr="002617CE">
                <w:rPr>
                  <w:b w:val="0"/>
                  <w:sz w:val="22"/>
                </w:rPr>
                <w:delText>team member’s name</w:delText>
              </w:r>
              <w:r w:rsidRPr="002617CE">
                <w:rPr>
                  <w:b w:val="0"/>
                  <w:sz w:val="22"/>
                </w:rPr>
                <w:delText xml:space="preserve"> here</w:delText>
              </w:r>
            </w:del>
            <w:ins w:id="9" w:author="Jana Beaver" w:date="2018-11-04T20:26:00Z">
              <w:r w:rsidR="00982BA8">
                <w:rPr>
                  <w:b w:val="0"/>
                  <w:sz w:val="22"/>
                </w:rPr>
                <w:t xml:space="preserve">Allison </w:t>
              </w:r>
              <w:proofErr w:type="spellStart"/>
              <w:r w:rsidR="00982BA8">
                <w:rPr>
                  <w:b w:val="0"/>
                  <w:sz w:val="22"/>
                </w:rPr>
                <w:t>Bookout</w:t>
              </w:r>
            </w:ins>
            <w:proofErr w:type="spellEnd"/>
          </w:p>
        </w:tc>
        <w:tc>
          <w:tcPr>
            <w:tcW w:w="1620" w:type="dxa"/>
            <w:tcPrChange w:id="10" w:author="Jana Beaver" w:date="2018-11-04T20:26:00Z">
              <w:tcPr>
                <w:tcW w:w="1620" w:type="dxa"/>
              </w:tcPr>
            </w:tcPrChange>
          </w:tcPr>
          <w:p w:rsidR="00982BA8" w:rsidRPr="002617CE" w:rsidRDefault="00D41486" w:rsidP="002617CE">
            <w:pPr>
              <w:pStyle w:val="Title"/>
              <w:jc w:val="left"/>
              <w:rPr>
                <w:b w:val="0"/>
                <w:sz w:val="22"/>
              </w:rPr>
            </w:pPr>
            <w:del w:id="11" w:author="Jana Beaver" w:date="2018-11-04T20:26:00Z">
              <w:r w:rsidRPr="002617CE">
                <w:rPr>
                  <w:b w:val="0"/>
                  <w:sz w:val="22"/>
                </w:rPr>
                <w:delText xml:space="preserve">Type </w:delText>
              </w:r>
              <w:r w:rsidR="002617CE" w:rsidRPr="002617CE">
                <w:rPr>
                  <w:b w:val="0"/>
                  <w:sz w:val="22"/>
                </w:rPr>
                <w:delText xml:space="preserve">another </w:delText>
              </w:r>
              <w:r w:rsidRPr="002617CE">
                <w:rPr>
                  <w:b w:val="0"/>
                  <w:sz w:val="22"/>
                </w:rPr>
                <w:delText>team member’s name here</w:delText>
              </w:r>
            </w:del>
            <w:ins w:id="12" w:author="Jana Beaver" w:date="2018-11-04T20:26:00Z">
              <w:r w:rsidR="00982BA8">
                <w:rPr>
                  <w:b w:val="0"/>
                  <w:sz w:val="22"/>
                </w:rPr>
                <w:t>Allyson Mann</w:t>
              </w:r>
            </w:ins>
          </w:p>
        </w:tc>
        <w:tc>
          <w:tcPr>
            <w:tcW w:w="1656" w:type="dxa"/>
            <w:tcPrChange w:id="13" w:author="Jana Beaver" w:date="2018-11-04T20:26:00Z">
              <w:tcPr>
                <w:tcW w:w="1656" w:type="dxa"/>
              </w:tcPr>
            </w:tcPrChange>
          </w:tcPr>
          <w:p w:rsidR="00982BA8" w:rsidRPr="002617CE" w:rsidRDefault="002617CE" w:rsidP="00D41486">
            <w:pPr>
              <w:pStyle w:val="Title"/>
              <w:jc w:val="left"/>
              <w:rPr>
                <w:b w:val="0"/>
                <w:sz w:val="22"/>
              </w:rPr>
            </w:pPr>
            <w:del w:id="14" w:author="Jana Beaver" w:date="2018-11-04T20:26:00Z">
              <w:r w:rsidRPr="002617CE">
                <w:rPr>
                  <w:b w:val="0"/>
                  <w:sz w:val="22"/>
                </w:rPr>
                <w:delText>Type another team member’s name here</w:delText>
              </w:r>
            </w:del>
            <w:ins w:id="15" w:author="Jana Beaver" w:date="2018-11-04T20:26:00Z">
              <w:r w:rsidR="00982BA8">
                <w:rPr>
                  <w:b w:val="0"/>
                  <w:sz w:val="22"/>
                </w:rPr>
                <w:t>Ethan Goodwin</w:t>
              </w:r>
            </w:ins>
          </w:p>
        </w:tc>
        <w:tc>
          <w:tcPr>
            <w:tcW w:w="1656" w:type="dxa"/>
            <w:cellIns w:id="16" w:author="Jana Beaver" w:date="2018-11-04T20:26:00Z"/>
            <w:tcPrChange w:id="17" w:author="Jana Beaver" w:date="2018-11-04T20:26:00Z">
              <w:tcPr>
                <w:tcW w:w="1656" w:type="dxa"/>
                <w:cellIns w:id="18" w:author="Jana Beaver" w:date="2018-11-04T20:26:00Z"/>
              </w:tcPr>
            </w:tcPrChange>
          </w:tcPr>
          <w:p w:rsidR="00982BA8" w:rsidRDefault="00982BA8" w:rsidP="00D41486">
            <w:pPr>
              <w:pStyle w:val="Title"/>
              <w:jc w:val="left"/>
              <w:rPr>
                <w:b w:val="0"/>
                <w:sz w:val="22"/>
              </w:rPr>
            </w:pPr>
            <w:ins w:id="19" w:author="Jana Beaver" w:date="2018-11-04T20:26:00Z">
              <w:r>
                <w:rPr>
                  <w:b w:val="0"/>
                  <w:sz w:val="22"/>
                </w:rPr>
                <w:t>Matthew</w:t>
              </w:r>
              <w:r>
                <w:rPr>
                  <w:b w:val="0"/>
                  <w:sz w:val="22"/>
                </w:rPr>
                <w:t xml:space="preserve"> Thiam</w:t>
              </w:r>
            </w:ins>
          </w:p>
        </w:tc>
      </w:tr>
      <w:tr w:rsidR="00982BA8" w:rsidTr="00982BA8">
        <w:tc>
          <w:tcPr>
            <w:tcW w:w="4849" w:type="dxa"/>
            <w:tcPrChange w:id="20" w:author="Jana Beaver" w:date="2018-11-04T20:26:00Z">
              <w:tcPr>
                <w:tcW w:w="4849" w:type="dxa"/>
              </w:tcPr>
            </w:tcPrChange>
          </w:tcPr>
          <w:p w:rsidR="00982BA8" w:rsidRPr="00D41486" w:rsidRDefault="00982BA8" w:rsidP="00D41486">
            <w:pPr>
              <w:pStyle w:val="Title"/>
              <w:jc w:val="left"/>
              <w:rPr>
                <w:b w:val="0"/>
              </w:rPr>
            </w:pPr>
            <w:r w:rsidRPr="00D41486">
              <w:rPr>
                <w:b w:val="0"/>
              </w:rPr>
              <w:t>Quality of contribution</w:t>
            </w:r>
            <w:r w:rsidRPr="00D41486">
              <w:rPr>
                <w:b w:val="0"/>
              </w:rPr>
              <w:tab/>
            </w:r>
          </w:p>
        </w:tc>
        <w:tc>
          <w:tcPr>
            <w:tcW w:w="1307" w:type="dxa"/>
            <w:tcPrChange w:id="21" w:author="Jana Beaver" w:date="2018-11-04T20:26:00Z">
              <w:tcPr>
                <w:tcW w:w="1307" w:type="dxa"/>
              </w:tcPr>
            </w:tcPrChange>
          </w:tcPr>
          <w:p w:rsidR="00982BA8" w:rsidRPr="00982BA8" w:rsidRDefault="00982BA8" w:rsidP="00D41486">
            <w:pPr>
              <w:pStyle w:val="Title"/>
              <w:jc w:val="left"/>
              <w:rPr>
                <w:rPrChange w:id="22" w:author="Jana Beaver" w:date="2018-11-04T20:26:00Z">
                  <w:rPr>
                    <w:b w:val="0"/>
                  </w:rPr>
                </w:rPrChange>
              </w:rPr>
            </w:pPr>
            <w:ins w:id="23" w:author="Jana Beaver" w:date="2018-11-04T20:26:00Z">
              <w:r>
                <w:t>4</w:t>
              </w:r>
            </w:ins>
          </w:p>
        </w:tc>
        <w:tc>
          <w:tcPr>
            <w:tcW w:w="1602" w:type="dxa"/>
            <w:tcPrChange w:id="24" w:author="Jana Beaver" w:date="2018-11-04T20:26:00Z">
              <w:tcPr>
                <w:tcW w:w="1602" w:type="dxa"/>
              </w:tcPr>
            </w:tcPrChange>
          </w:tcPr>
          <w:p w:rsidR="00982BA8" w:rsidRPr="00982BA8" w:rsidRDefault="00982BA8" w:rsidP="00D41486">
            <w:pPr>
              <w:pStyle w:val="Title"/>
              <w:jc w:val="left"/>
              <w:rPr>
                <w:rPrChange w:id="25" w:author="Jana Beaver" w:date="2018-11-04T20:26:00Z">
                  <w:rPr>
                    <w:b w:val="0"/>
                  </w:rPr>
                </w:rPrChange>
              </w:rPr>
            </w:pPr>
            <w:ins w:id="26" w:author="Jana Beaver" w:date="2018-11-04T20:26:00Z">
              <w:r>
                <w:t>4</w:t>
              </w:r>
            </w:ins>
          </w:p>
        </w:tc>
        <w:tc>
          <w:tcPr>
            <w:tcW w:w="1620" w:type="dxa"/>
            <w:tcPrChange w:id="27" w:author="Jana Beaver" w:date="2018-11-04T20:26:00Z">
              <w:tcPr>
                <w:tcW w:w="1620" w:type="dxa"/>
              </w:tcPr>
            </w:tcPrChange>
          </w:tcPr>
          <w:p w:rsidR="00982BA8" w:rsidRPr="00982BA8" w:rsidRDefault="00982BA8" w:rsidP="00D41486">
            <w:pPr>
              <w:pStyle w:val="Title"/>
              <w:jc w:val="left"/>
              <w:rPr>
                <w:rPrChange w:id="28" w:author="Jana Beaver" w:date="2018-11-04T20:26:00Z">
                  <w:rPr>
                    <w:b w:val="0"/>
                  </w:rPr>
                </w:rPrChange>
              </w:rPr>
            </w:pPr>
            <w:ins w:id="29" w:author="Jana Beaver" w:date="2018-11-04T20:26:00Z">
              <w:r>
                <w:t>4</w:t>
              </w:r>
            </w:ins>
          </w:p>
        </w:tc>
        <w:tc>
          <w:tcPr>
            <w:tcW w:w="1656" w:type="dxa"/>
            <w:tcPrChange w:id="30" w:author="Jana Beaver" w:date="2018-11-04T20:26:00Z">
              <w:tcPr>
                <w:tcW w:w="1656" w:type="dxa"/>
              </w:tcPr>
            </w:tcPrChange>
          </w:tcPr>
          <w:p w:rsidR="00982BA8" w:rsidRPr="00982BA8" w:rsidRDefault="00982BA8" w:rsidP="00D41486">
            <w:pPr>
              <w:pStyle w:val="Title"/>
              <w:jc w:val="left"/>
              <w:rPr>
                <w:rPrChange w:id="31" w:author="Jana Beaver" w:date="2018-11-04T20:26:00Z">
                  <w:rPr>
                    <w:b w:val="0"/>
                  </w:rPr>
                </w:rPrChange>
              </w:rPr>
            </w:pPr>
            <w:ins w:id="32" w:author="Jana Beaver" w:date="2018-11-04T20:26:00Z">
              <w:r>
                <w:t>4</w:t>
              </w:r>
            </w:ins>
          </w:p>
        </w:tc>
        <w:tc>
          <w:tcPr>
            <w:tcW w:w="1656" w:type="dxa"/>
            <w:cellIns w:id="33" w:author="Jana Beaver" w:date="2018-11-04T20:26:00Z"/>
            <w:tcPrChange w:id="34" w:author="Jana Beaver" w:date="2018-11-04T20:26:00Z">
              <w:tcPr>
                <w:tcW w:w="1656" w:type="dxa"/>
                <w:cellIns w:id="35" w:author="Jana Beaver" w:date="2018-11-04T20:26:00Z"/>
              </w:tcPr>
            </w:tcPrChange>
          </w:tcPr>
          <w:p w:rsidR="00982BA8" w:rsidRPr="00982BA8" w:rsidRDefault="00982BA8" w:rsidP="00D41486">
            <w:pPr>
              <w:pStyle w:val="Title"/>
              <w:jc w:val="left"/>
            </w:pPr>
            <w:ins w:id="36" w:author="Jana Beaver" w:date="2018-11-04T20:26:00Z">
              <w:r>
                <w:t>4</w:t>
              </w:r>
            </w:ins>
          </w:p>
        </w:tc>
      </w:tr>
      <w:tr w:rsidR="00982BA8" w:rsidTr="00982BA8">
        <w:tc>
          <w:tcPr>
            <w:tcW w:w="4849" w:type="dxa"/>
            <w:tcPrChange w:id="37" w:author="Jana Beaver" w:date="2018-11-04T20:26:00Z">
              <w:tcPr>
                <w:tcW w:w="4849" w:type="dxa"/>
              </w:tcPr>
            </w:tcPrChange>
          </w:tcPr>
          <w:p w:rsidR="00982BA8" w:rsidRPr="00D41486" w:rsidRDefault="00982BA8" w:rsidP="00D41486">
            <w:pPr>
              <w:pStyle w:val="Title"/>
              <w:jc w:val="left"/>
              <w:rPr>
                <w:b w:val="0"/>
              </w:rPr>
            </w:pPr>
            <w:r w:rsidRPr="00D41486">
              <w:rPr>
                <w:b w:val="0"/>
              </w:rPr>
              <w:t>Quantity of contribution</w:t>
            </w:r>
            <w:r w:rsidRPr="00D41486">
              <w:rPr>
                <w:b w:val="0"/>
              </w:rPr>
              <w:tab/>
            </w:r>
          </w:p>
        </w:tc>
        <w:tc>
          <w:tcPr>
            <w:tcW w:w="1307" w:type="dxa"/>
            <w:tcPrChange w:id="38" w:author="Jana Beaver" w:date="2018-11-04T20:26:00Z">
              <w:tcPr>
                <w:tcW w:w="1307" w:type="dxa"/>
              </w:tcPr>
            </w:tcPrChange>
          </w:tcPr>
          <w:p w:rsidR="00982BA8" w:rsidRPr="00982BA8" w:rsidRDefault="00982BA8" w:rsidP="00D41486">
            <w:pPr>
              <w:pStyle w:val="Title"/>
              <w:jc w:val="left"/>
              <w:rPr>
                <w:rPrChange w:id="39" w:author="Jana Beaver" w:date="2018-11-04T20:26:00Z">
                  <w:rPr>
                    <w:b w:val="0"/>
                  </w:rPr>
                </w:rPrChange>
              </w:rPr>
            </w:pPr>
            <w:ins w:id="40" w:author="Jana Beaver" w:date="2018-11-04T20:26:00Z">
              <w:r>
                <w:t>4</w:t>
              </w:r>
            </w:ins>
          </w:p>
        </w:tc>
        <w:tc>
          <w:tcPr>
            <w:tcW w:w="1602" w:type="dxa"/>
            <w:tcPrChange w:id="41" w:author="Jana Beaver" w:date="2018-11-04T20:26:00Z">
              <w:tcPr>
                <w:tcW w:w="1602" w:type="dxa"/>
              </w:tcPr>
            </w:tcPrChange>
          </w:tcPr>
          <w:p w:rsidR="00982BA8" w:rsidRPr="00982BA8" w:rsidRDefault="00982BA8" w:rsidP="00D41486">
            <w:pPr>
              <w:pStyle w:val="Title"/>
              <w:jc w:val="left"/>
              <w:rPr>
                <w:rPrChange w:id="42" w:author="Jana Beaver" w:date="2018-11-04T20:26:00Z">
                  <w:rPr>
                    <w:b w:val="0"/>
                  </w:rPr>
                </w:rPrChange>
              </w:rPr>
            </w:pPr>
            <w:ins w:id="43" w:author="Jana Beaver" w:date="2018-11-04T20:26:00Z">
              <w:r>
                <w:t>4</w:t>
              </w:r>
            </w:ins>
          </w:p>
        </w:tc>
        <w:tc>
          <w:tcPr>
            <w:tcW w:w="1620" w:type="dxa"/>
            <w:tcPrChange w:id="44" w:author="Jana Beaver" w:date="2018-11-04T20:26:00Z">
              <w:tcPr>
                <w:tcW w:w="1620" w:type="dxa"/>
              </w:tcPr>
            </w:tcPrChange>
          </w:tcPr>
          <w:p w:rsidR="00982BA8" w:rsidRPr="00982BA8" w:rsidRDefault="00982BA8" w:rsidP="00D41486">
            <w:pPr>
              <w:pStyle w:val="Title"/>
              <w:jc w:val="left"/>
              <w:rPr>
                <w:rPrChange w:id="45" w:author="Jana Beaver" w:date="2018-11-04T20:26:00Z">
                  <w:rPr>
                    <w:b w:val="0"/>
                  </w:rPr>
                </w:rPrChange>
              </w:rPr>
            </w:pPr>
            <w:ins w:id="46" w:author="Jana Beaver" w:date="2018-11-04T20:26:00Z">
              <w:r>
                <w:t>4</w:t>
              </w:r>
            </w:ins>
          </w:p>
        </w:tc>
        <w:tc>
          <w:tcPr>
            <w:tcW w:w="1656" w:type="dxa"/>
            <w:tcPrChange w:id="47" w:author="Jana Beaver" w:date="2018-11-04T20:26:00Z">
              <w:tcPr>
                <w:tcW w:w="1656" w:type="dxa"/>
              </w:tcPr>
            </w:tcPrChange>
          </w:tcPr>
          <w:p w:rsidR="00982BA8" w:rsidRPr="00982BA8" w:rsidRDefault="00982BA8" w:rsidP="00D41486">
            <w:pPr>
              <w:pStyle w:val="Title"/>
              <w:jc w:val="left"/>
              <w:rPr>
                <w:rPrChange w:id="48" w:author="Jana Beaver" w:date="2018-11-04T20:26:00Z">
                  <w:rPr>
                    <w:b w:val="0"/>
                  </w:rPr>
                </w:rPrChange>
              </w:rPr>
            </w:pPr>
            <w:ins w:id="49" w:author="Jana Beaver" w:date="2018-11-04T20:26:00Z">
              <w:r>
                <w:t>3</w:t>
              </w:r>
            </w:ins>
          </w:p>
        </w:tc>
        <w:tc>
          <w:tcPr>
            <w:tcW w:w="1656" w:type="dxa"/>
            <w:cellIns w:id="50" w:author="Jana Beaver" w:date="2018-11-04T20:26:00Z"/>
            <w:tcPrChange w:id="51" w:author="Jana Beaver" w:date="2018-11-04T20:26:00Z">
              <w:tcPr>
                <w:tcW w:w="1656" w:type="dxa"/>
                <w:cellIns w:id="52" w:author="Jana Beaver" w:date="2018-11-04T20:26:00Z"/>
              </w:tcPr>
            </w:tcPrChange>
          </w:tcPr>
          <w:p w:rsidR="00982BA8" w:rsidRPr="00982BA8" w:rsidRDefault="00982BA8" w:rsidP="00D41486">
            <w:pPr>
              <w:pStyle w:val="Title"/>
              <w:jc w:val="left"/>
            </w:pPr>
            <w:ins w:id="53" w:author="Jana Beaver" w:date="2018-11-04T20:26:00Z">
              <w:r>
                <w:t>2</w:t>
              </w:r>
            </w:ins>
          </w:p>
        </w:tc>
      </w:tr>
      <w:tr w:rsidR="00982BA8" w:rsidTr="00982BA8">
        <w:tc>
          <w:tcPr>
            <w:tcW w:w="4849" w:type="dxa"/>
            <w:tcPrChange w:id="54" w:author="Jana Beaver" w:date="2018-11-04T20:26:00Z">
              <w:tcPr>
                <w:tcW w:w="4849" w:type="dxa"/>
              </w:tcPr>
            </w:tcPrChange>
          </w:tcPr>
          <w:p w:rsidR="00982BA8" w:rsidRPr="00D41486" w:rsidRDefault="00982BA8" w:rsidP="00D41486">
            <w:pPr>
              <w:pStyle w:val="Title"/>
              <w:jc w:val="left"/>
              <w:rPr>
                <w:b w:val="0"/>
              </w:rPr>
            </w:pPr>
            <w:r w:rsidRPr="00D41486">
              <w:rPr>
                <w:b w:val="0"/>
              </w:rPr>
              <w:t>Creativity</w:t>
            </w:r>
            <w:r w:rsidRPr="00D41486">
              <w:rPr>
                <w:b w:val="0"/>
              </w:rPr>
              <w:tab/>
            </w:r>
          </w:p>
        </w:tc>
        <w:tc>
          <w:tcPr>
            <w:tcW w:w="1307" w:type="dxa"/>
            <w:tcPrChange w:id="55" w:author="Jana Beaver" w:date="2018-11-04T20:26:00Z">
              <w:tcPr>
                <w:tcW w:w="1307" w:type="dxa"/>
              </w:tcPr>
            </w:tcPrChange>
          </w:tcPr>
          <w:p w:rsidR="00982BA8" w:rsidRPr="00982BA8" w:rsidRDefault="00982BA8" w:rsidP="00D41486">
            <w:pPr>
              <w:pStyle w:val="Title"/>
              <w:jc w:val="left"/>
              <w:rPr>
                <w:rPrChange w:id="56" w:author="Jana Beaver" w:date="2018-11-04T20:26:00Z">
                  <w:rPr>
                    <w:b w:val="0"/>
                  </w:rPr>
                </w:rPrChange>
              </w:rPr>
            </w:pPr>
            <w:ins w:id="57" w:author="Jana Beaver" w:date="2018-11-04T20:26:00Z">
              <w:r>
                <w:t>4</w:t>
              </w:r>
            </w:ins>
          </w:p>
        </w:tc>
        <w:tc>
          <w:tcPr>
            <w:tcW w:w="1602" w:type="dxa"/>
            <w:tcPrChange w:id="58" w:author="Jana Beaver" w:date="2018-11-04T20:26:00Z">
              <w:tcPr>
                <w:tcW w:w="1602" w:type="dxa"/>
              </w:tcPr>
            </w:tcPrChange>
          </w:tcPr>
          <w:p w:rsidR="00982BA8" w:rsidRPr="00982BA8" w:rsidRDefault="00982BA8" w:rsidP="00D41486">
            <w:pPr>
              <w:pStyle w:val="Title"/>
              <w:jc w:val="left"/>
              <w:rPr>
                <w:rPrChange w:id="59" w:author="Jana Beaver" w:date="2018-11-04T20:26:00Z">
                  <w:rPr>
                    <w:b w:val="0"/>
                  </w:rPr>
                </w:rPrChange>
              </w:rPr>
            </w:pPr>
            <w:ins w:id="60" w:author="Jana Beaver" w:date="2018-11-04T20:26:00Z">
              <w:r>
                <w:t>4</w:t>
              </w:r>
            </w:ins>
          </w:p>
        </w:tc>
        <w:tc>
          <w:tcPr>
            <w:tcW w:w="1620" w:type="dxa"/>
            <w:tcPrChange w:id="61" w:author="Jana Beaver" w:date="2018-11-04T20:26:00Z">
              <w:tcPr>
                <w:tcW w:w="1620" w:type="dxa"/>
              </w:tcPr>
            </w:tcPrChange>
          </w:tcPr>
          <w:p w:rsidR="00982BA8" w:rsidRPr="00982BA8" w:rsidRDefault="00982BA8" w:rsidP="00D41486">
            <w:pPr>
              <w:pStyle w:val="Title"/>
              <w:jc w:val="left"/>
              <w:rPr>
                <w:rPrChange w:id="62" w:author="Jana Beaver" w:date="2018-11-04T20:26:00Z">
                  <w:rPr>
                    <w:b w:val="0"/>
                  </w:rPr>
                </w:rPrChange>
              </w:rPr>
            </w:pPr>
            <w:ins w:id="63" w:author="Jana Beaver" w:date="2018-11-04T20:26:00Z">
              <w:r>
                <w:t>4</w:t>
              </w:r>
            </w:ins>
          </w:p>
        </w:tc>
        <w:tc>
          <w:tcPr>
            <w:tcW w:w="1656" w:type="dxa"/>
            <w:tcPrChange w:id="64" w:author="Jana Beaver" w:date="2018-11-04T20:26:00Z">
              <w:tcPr>
                <w:tcW w:w="1656" w:type="dxa"/>
              </w:tcPr>
            </w:tcPrChange>
          </w:tcPr>
          <w:p w:rsidR="00982BA8" w:rsidRPr="00982BA8" w:rsidRDefault="00982BA8" w:rsidP="00D41486">
            <w:pPr>
              <w:pStyle w:val="Title"/>
              <w:jc w:val="left"/>
              <w:rPr>
                <w:rPrChange w:id="65" w:author="Jana Beaver" w:date="2018-11-04T20:26:00Z">
                  <w:rPr>
                    <w:b w:val="0"/>
                  </w:rPr>
                </w:rPrChange>
              </w:rPr>
            </w:pPr>
            <w:ins w:id="66" w:author="Jana Beaver" w:date="2018-11-04T20:26:00Z">
              <w:r>
                <w:t>2</w:t>
              </w:r>
            </w:ins>
          </w:p>
        </w:tc>
        <w:tc>
          <w:tcPr>
            <w:tcW w:w="1656" w:type="dxa"/>
            <w:cellIns w:id="67" w:author="Jana Beaver" w:date="2018-11-04T20:26:00Z"/>
            <w:tcPrChange w:id="68" w:author="Jana Beaver" w:date="2018-11-04T20:26:00Z">
              <w:tcPr>
                <w:tcW w:w="1656" w:type="dxa"/>
                <w:cellIns w:id="69" w:author="Jana Beaver" w:date="2018-11-04T20:26:00Z"/>
              </w:tcPr>
            </w:tcPrChange>
          </w:tcPr>
          <w:p w:rsidR="00982BA8" w:rsidRPr="00982BA8" w:rsidRDefault="00982BA8" w:rsidP="00D41486">
            <w:pPr>
              <w:pStyle w:val="Title"/>
              <w:jc w:val="left"/>
            </w:pPr>
            <w:ins w:id="70" w:author="Jana Beaver" w:date="2018-11-04T20:26:00Z">
              <w:r>
                <w:t>2</w:t>
              </w:r>
            </w:ins>
          </w:p>
        </w:tc>
      </w:tr>
      <w:tr w:rsidR="00982BA8" w:rsidTr="00982BA8">
        <w:tc>
          <w:tcPr>
            <w:tcW w:w="4849" w:type="dxa"/>
            <w:tcPrChange w:id="71" w:author="Jana Beaver" w:date="2018-11-04T20:26:00Z">
              <w:tcPr>
                <w:tcW w:w="4849" w:type="dxa"/>
              </w:tcPr>
            </w:tcPrChange>
          </w:tcPr>
          <w:p w:rsidR="00982BA8" w:rsidRPr="00D41486" w:rsidRDefault="00982BA8" w:rsidP="00D41486">
            <w:pPr>
              <w:pStyle w:val="Title"/>
              <w:tabs>
                <w:tab w:val="clear" w:pos="1"/>
                <w:tab w:val="clear" w:pos="720"/>
              </w:tabs>
              <w:ind w:left="180" w:hanging="180"/>
              <w:jc w:val="left"/>
              <w:rPr>
                <w:b w:val="0"/>
              </w:rPr>
            </w:pPr>
            <w:proofErr w:type="spellStart"/>
            <w:r>
              <w:rPr>
                <w:b w:val="0"/>
              </w:rPr>
              <w:t>Turntaking</w:t>
            </w:r>
            <w:proofErr w:type="spellEnd"/>
            <w:r>
              <w:rPr>
                <w:b w:val="0"/>
              </w:rPr>
              <w:t xml:space="preserve"> </w:t>
            </w:r>
            <w:r w:rsidRPr="002617CE">
              <w:rPr>
                <w:b w:val="0"/>
                <w:sz w:val="18"/>
              </w:rPr>
              <w:t>(allowing all members to actively participate)</w:t>
            </w:r>
            <w:r w:rsidRPr="002617CE">
              <w:rPr>
                <w:b w:val="0"/>
                <w:sz w:val="18"/>
              </w:rPr>
              <w:tab/>
            </w:r>
          </w:p>
        </w:tc>
        <w:tc>
          <w:tcPr>
            <w:tcW w:w="1307" w:type="dxa"/>
            <w:tcPrChange w:id="72" w:author="Jana Beaver" w:date="2018-11-04T20:26:00Z">
              <w:tcPr>
                <w:tcW w:w="1307" w:type="dxa"/>
              </w:tcPr>
            </w:tcPrChange>
          </w:tcPr>
          <w:p w:rsidR="00982BA8" w:rsidRPr="00982BA8" w:rsidRDefault="00982BA8" w:rsidP="00D41486">
            <w:pPr>
              <w:pStyle w:val="Title"/>
              <w:jc w:val="left"/>
              <w:rPr>
                <w:rPrChange w:id="73" w:author="Jana Beaver" w:date="2018-11-04T20:26:00Z">
                  <w:rPr>
                    <w:b w:val="0"/>
                  </w:rPr>
                </w:rPrChange>
              </w:rPr>
            </w:pPr>
            <w:ins w:id="74" w:author="Jana Beaver" w:date="2018-11-04T20:26:00Z">
              <w:r>
                <w:t>4</w:t>
              </w:r>
            </w:ins>
          </w:p>
        </w:tc>
        <w:tc>
          <w:tcPr>
            <w:tcW w:w="1602" w:type="dxa"/>
            <w:tcPrChange w:id="75" w:author="Jana Beaver" w:date="2018-11-04T20:26:00Z">
              <w:tcPr>
                <w:tcW w:w="1602" w:type="dxa"/>
              </w:tcPr>
            </w:tcPrChange>
          </w:tcPr>
          <w:p w:rsidR="00982BA8" w:rsidRPr="00982BA8" w:rsidRDefault="00982BA8" w:rsidP="00D41486">
            <w:pPr>
              <w:pStyle w:val="Title"/>
              <w:jc w:val="left"/>
              <w:rPr>
                <w:rPrChange w:id="76" w:author="Jana Beaver" w:date="2018-11-04T20:26:00Z">
                  <w:rPr>
                    <w:b w:val="0"/>
                  </w:rPr>
                </w:rPrChange>
              </w:rPr>
            </w:pPr>
            <w:ins w:id="77" w:author="Jana Beaver" w:date="2018-11-04T20:26:00Z">
              <w:r>
                <w:t>4</w:t>
              </w:r>
            </w:ins>
          </w:p>
        </w:tc>
        <w:tc>
          <w:tcPr>
            <w:tcW w:w="1620" w:type="dxa"/>
            <w:tcPrChange w:id="78" w:author="Jana Beaver" w:date="2018-11-04T20:26:00Z">
              <w:tcPr>
                <w:tcW w:w="1620" w:type="dxa"/>
              </w:tcPr>
            </w:tcPrChange>
          </w:tcPr>
          <w:p w:rsidR="00982BA8" w:rsidRPr="00982BA8" w:rsidRDefault="00982BA8" w:rsidP="00D41486">
            <w:pPr>
              <w:pStyle w:val="Title"/>
              <w:jc w:val="left"/>
              <w:rPr>
                <w:rPrChange w:id="79" w:author="Jana Beaver" w:date="2018-11-04T20:26:00Z">
                  <w:rPr>
                    <w:b w:val="0"/>
                  </w:rPr>
                </w:rPrChange>
              </w:rPr>
            </w:pPr>
            <w:ins w:id="80" w:author="Jana Beaver" w:date="2018-11-04T20:26:00Z">
              <w:r>
                <w:t>4</w:t>
              </w:r>
            </w:ins>
          </w:p>
        </w:tc>
        <w:tc>
          <w:tcPr>
            <w:tcW w:w="1656" w:type="dxa"/>
            <w:tcPrChange w:id="81" w:author="Jana Beaver" w:date="2018-11-04T20:26:00Z">
              <w:tcPr>
                <w:tcW w:w="1656" w:type="dxa"/>
              </w:tcPr>
            </w:tcPrChange>
          </w:tcPr>
          <w:p w:rsidR="00982BA8" w:rsidRPr="00982BA8" w:rsidRDefault="00982BA8" w:rsidP="00D41486">
            <w:pPr>
              <w:pStyle w:val="Title"/>
              <w:jc w:val="left"/>
              <w:rPr>
                <w:rPrChange w:id="82" w:author="Jana Beaver" w:date="2018-11-04T20:26:00Z">
                  <w:rPr>
                    <w:b w:val="0"/>
                  </w:rPr>
                </w:rPrChange>
              </w:rPr>
            </w:pPr>
            <w:ins w:id="83" w:author="Jana Beaver" w:date="2018-11-04T20:26:00Z">
              <w:r>
                <w:t>4</w:t>
              </w:r>
            </w:ins>
          </w:p>
        </w:tc>
        <w:tc>
          <w:tcPr>
            <w:tcW w:w="1656" w:type="dxa"/>
            <w:cellIns w:id="84" w:author="Jana Beaver" w:date="2018-11-04T20:26:00Z"/>
            <w:tcPrChange w:id="85" w:author="Jana Beaver" w:date="2018-11-04T20:26:00Z">
              <w:tcPr>
                <w:tcW w:w="1656" w:type="dxa"/>
                <w:cellIns w:id="86" w:author="Jana Beaver" w:date="2018-11-04T20:26:00Z"/>
              </w:tcPr>
            </w:tcPrChange>
          </w:tcPr>
          <w:p w:rsidR="00982BA8" w:rsidRPr="00982BA8" w:rsidRDefault="00982BA8" w:rsidP="00D41486">
            <w:pPr>
              <w:pStyle w:val="Title"/>
              <w:jc w:val="left"/>
            </w:pPr>
            <w:ins w:id="87" w:author="Jana Beaver" w:date="2018-11-04T20:26:00Z">
              <w:r>
                <w:t>4</w:t>
              </w:r>
            </w:ins>
          </w:p>
        </w:tc>
      </w:tr>
      <w:tr w:rsidR="00982BA8" w:rsidTr="00982BA8">
        <w:tc>
          <w:tcPr>
            <w:tcW w:w="4849" w:type="dxa"/>
            <w:tcPrChange w:id="88" w:author="Jana Beaver" w:date="2018-11-04T20:26:00Z">
              <w:tcPr>
                <w:tcW w:w="4849" w:type="dxa"/>
              </w:tcPr>
            </w:tcPrChange>
          </w:tcPr>
          <w:p w:rsidR="00982BA8" w:rsidRPr="00D41486" w:rsidRDefault="00982BA8" w:rsidP="00D41486">
            <w:pPr>
              <w:pStyle w:val="Title"/>
              <w:jc w:val="left"/>
              <w:rPr>
                <w:b w:val="0"/>
              </w:rPr>
            </w:pPr>
            <w:r w:rsidRPr="00D41486">
              <w:rPr>
                <w:b w:val="0"/>
              </w:rPr>
              <w:t>Leadership</w:t>
            </w:r>
          </w:p>
        </w:tc>
        <w:tc>
          <w:tcPr>
            <w:tcW w:w="1307" w:type="dxa"/>
            <w:tcPrChange w:id="89" w:author="Jana Beaver" w:date="2018-11-04T20:26:00Z">
              <w:tcPr>
                <w:tcW w:w="1307" w:type="dxa"/>
              </w:tcPr>
            </w:tcPrChange>
          </w:tcPr>
          <w:p w:rsidR="00982BA8" w:rsidRPr="00982BA8" w:rsidRDefault="00982BA8" w:rsidP="00D41486">
            <w:pPr>
              <w:pStyle w:val="Title"/>
              <w:jc w:val="left"/>
              <w:rPr>
                <w:rPrChange w:id="90" w:author="Jana Beaver" w:date="2018-11-04T20:26:00Z">
                  <w:rPr>
                    <w:b w:val="0"/>
                  </w:rPr>
                </w:rPrChange>
              </w:rPr>
            </w:pPr>
            <w:ins w:id="91" w:author="Jana Beaver" w:date="2018-11-04T20:26:00Z">
              <w:r>
                <w:t>4</w:t>
              </w:r>
            </w:ins>
          </w:p>
        </w:tc>
        <w:tc>
          <w:tcPr>
            <w:tcW w:w="1602" w:type="dxa"/>
            <w:tcPrChange w:id="92" w:author="Jana Beaver" w:date="2018-11-04T20:26:00Z">
              <w:tcPr>
                <w:tcW w:w="1602" w:type="dxa"/>
              </w:tcPr>
            </w:tcPrChange>
          </w:tcPr>
          <w:p w:rsidR="00982BA8" w:rsidRPr="00982BA8" w:rsidRDefault="00982BA8" w:rsidP="00D41486">
            <w:pPr>
              <w:pStyle w:val="Title"/>
              <w:jc w:val="left"/>
              <w:rPr>
                <w:rPrChange w:id="93" w:author="Jana Beaver" w:date="2018-11-04T20:26:00Z">
                  <w:rPr>
                    <w:b w:val="0"/>
                  </w:rPr>
                </w:rPrChange>
              </w:rPr>
            </w:pPr>
            <w:ins w:id="94" w:author="Jana Beaver" w:date="2018-11-04T20:26:00Z">
              <w:r>
                <w:t>4</w:t>
              </w:r>
            </w:ins>
          </w:p>
        </w:tc>
        <w:tc>
          <w:tcPr>
            <w:tcW w:w="1620" w:type="dxa"/>
            <w:tcPrChange w:id="95" w:author="Jana Beaver" w:date="2018-11-04T20:26:00Z">
              <w:tcPr>
                <w:tcW w:w="1620" w:type="dxa"/>
              </w:tcPr>
            </w:tcPrChange>
          </w:tcPr>
          <w:p w:rsidR="00982BA8" w:rsidRPr="00982BA8" w:rsidRDefault="00982BA8" w:rsidP="00D41486">
            <w:pPr>
              <w:pStyle w:val="Title"/>
              <w:jc w:val="left"/>
              <w:rPr>
                <w:rPrChange w:id="96" w:author="Jana Beaver" w:date="2018-11-04T20:26:00Z">
                  <w:rPr>
                    <w:b w:val="0"/>
                  </w:rPr>
                </w:rPrChange>
              </w:rPr>
            </w:pPr>
            <w:ins w:id="97" w:author="Jana Beaver" w:date="2018-11-04T20:26:00Z">
              <w:r>
                <w:t>4</w:t>
              </w:r>
            </w:ins>
          </w:p>
        </w:tc>
        <w:tc>
          <w:tcPr>
            <w:tcW w:w="1656" w:type="dxa"/>
            <w:tcPrChange w:id="98" w:author="Jana Beaver" w:date="2018-11-04T20:26:00Z">
              <w:tcPr>
                <w:tcW w:w="1656" w:type="dxa"/>
              </w:tcPr>
            </w:tcPrChange>
          </w:tcPr>
          <w:p w:rsidR="00982BA8" w:rsidRPr="00982BA8" w:rsidRDefault="00982BA8" w:rsidP="00D41486">
            <w:pPr>
              <w:pStyle w:val="Title"/>
              <w:jc w:val="left"/>
              <w:rPr>
                <w:rPrChange w:id="99" w:author="Jana Beaver" w:date="2018-11-04T20:26:00Z">
                  <w:rPr>
                    <w:b w:val="0"/>
                  </w:rPr>
                </w:rPrChange>
              </w:rPr>
            </w:pPr>
            <w:ins w:id="100" w:author="Jana Beaver" w:date="2018-11-04T20:26:00Z">
              <w:r>
                <w:t>1</w:t>
              </w:r>
            </w:ins>
          </w:p>
        </w:tc>
        <w:tc>
          <w:tcPr>
            <w:tcW w:w="1656" w:type="dxa"/>
            <w:cellIns w:id="101" w:author="Jana Beaver" w:date="2018-11-04T20:26:00Z"/>
            <w:tcPrChange w:id="102" w:author="Jana Beaver" w:date="2018-11-04T20:26:00Z">
              <w:tcPr>
                <w:tcW w:w="1656" w:type="dxa"/>
                <w:cellIns w:id="103" w:author="Jana Beaver" w:date="2018-11-04T20:26:00Z"/>
              </w:tcPr>
            </w:tcPrChange>
          </w:tcPr>
          <w:p w:rsidR="00982BA8" w:rsidRPr="00982BA8" w:rsidRDefault="00982BA8" w:rsidP="00D41486">
            <w:pPr>
              <w:pStyle w:val="Title"/>
              <w:jc w:val="left"/>
            </w:pPr>
            <w:ins w:id="104" w:author="Jana Beaver" w:date="2018-11-04T20:26:00Z">
              <w:r>
                <w:t>1</w:t>
              </w:r>
            </w:ins>
          </w:p>
        </w:tc>
      </w:tr>
      <w:tr w:rsidR="00982BA8" w:rsidTr="00982BA8">
        <w:tc>
          <w:tcPr>
            <w:tcW w:w="4849" w:type="dxa"/>
            <w:tcPrChange w:id="105" w:author="Jana Beaver" w:date="2018-11-04T20:26:00Z">
              <w:tcPr>
                <w:tcW w:w="4849" w:type="dxa"/>
              </w:tcPr>
            </w:tcPrChange>
          </w:tcPr>
          <w:p w:rsidR="00982BA8" w:rsidRPr="00D41486" w:rsidRDefault="00982BA8" w:rsidP="00D41486">
            <w:pPr>
              <w:pStyle w:val="Title"/>
              <w:jc w:val="left"/>
              <w:rPr>
                <w:b w:val="0"/>
              </w:rPr>
            </w:pPr>
            <w:r w:rsidRPr="00D41486">
              <w:rPr>
                <w:b w:val="0"/>
              </w:rPr>
              <w:t xml:space="preserve">Effort </w:t>
            </w:r>
            <w:r w:rsidRPr="002617CE">
              <w:rPr>
                <w:b w:val="0"/>
                <w:sz w:val="18"/>
              </w:rPr>
              <w:t>(time spent on project)</w:t>
            </w:r>
          </w:p>
        </w:tc>
        <w:tc>
          <w:tcPr>
            <w:tcW w:w="1307" w:type="dxa"/>
            <w:tcPrChange w:id="106" w:author="Jana Beaver" w:date="2018-11-04T20:26:00Z">
              <w:tcPr>
                <w:tcW w:w="1307" w:type="dxa"/>
              </w:tcPr>
            </w:tcPrChange>
          </w:tcPr>
          <w:p w:rsidR="00982BA8" w:rsidRPr="00982BA8" w:rsidRDefault="00982BA8" w:rsidP="00D41486">
            <w:pPr>
              <w:pStyle w:val="Title"/>
              <w:jc w:val="left"/>
              <w:rPr>
                <w:rPrChange w:id="107" w:author="Jana Beaver" w:date="2018-11-04T20:26:00Z">
                  <w:rPr>
                    <w:b w:val="0"/>
                  </w:rPr>
                </w:rPrChange>
              </w:rPr>
            </w:pPr>
            <w:ins w:id="108" w:author="Jana Beaver" w:date="2018-11-04T20:26:00Z">
              <w:r>
                <w:t>4</w:t>
              </w:r>
            </w:ins>
          </w:p>
        </w:tc>
        <w:tc>
          <w:tcPr>
            <w:tcW w:w="1602" w:type="dxa"/>
            <w:tcPrChange w:id="109" w:author="Jana Beaver" w:date="2018-11-04T20:26:00Z">
              <w:tcPr>
                <w:tcW w:w="1602" w:type="dxa"/>
              </w:tcPr>
            </w:tcPrChange>
          </w:tcPr>
          <w:p w:rsidR="00982BA8" w:rsidRPr="00982BA8" w:rsidRDefault="00982BA8" w:rsidP="00D41486">
            <w:pPr>
              <w:pStyle w:val="Title"/>
              <w:jc w:val="left"/>
              <w:rPr>
                <w:rPrChange w:id="110" w:author="Jana Beaver" w:date="2018-11-04T20:26:00Z">
                  <w:rPr>
                    <w:b w:val="0"/>
                  </w:rPr>
                </w:rPrChange>
              </w:rPr>
            </w:pPr>
            <w:ins w:id="111" w:author="Jana Beaver" w:date="2018-11-04T20:26:00Z">
              <w:r>
                <w:t>4</w:t>
              </w:r>
            </w:ins>
          </w:p>
        </w:tc>
        <w:tc>
          <w:tcPr>
            <w:tcW w:w="1620" w:type="dxa"/>
            <w:tcPrChange w:id="112" w:author="Jana Beaver" w:date="2018-11-04T20:26:00Z">
              <w:tcPr>
                <w:tcW w:w="1620" w:type="dxa"/>
              </w:tcPr>
            </w:tcPrChange>
          </w:tcPr>
          <w:p w:rsidR="00982BA8" w:rsidRPr="00982BA8" w:rsidRDefault="00982BA8" w:rsidP="00D41486">
            <w:pPr>
              <w:pStyle w:val="Title"/>
              <w:jc w:val="left"/>
              <w:rPr>
                <w:rPrChange w:id="113" w:author="Jana Beaver" w:date="2018-11-04T20:26:00Z">
                  <w:rPr>
                    <w:b w:val="0"/>
                  </w:rPr>
                </w:rPrChange>
              </w:rPr>
            </w:pPr>
            <w:ins w:id="114" w:author="Jana Beaver" w:date="2018-11-04T20:26:00Z">
              <w:r>
                <w:t>4</w:t>
              </w:r>
            </w:ins>
          </w:p>
        </w:tc>
        <w:tc>
          <w:tcPr>
            <w:tcW w:w="1656" w:type="dxa"/>
            <w:tcPrChange w:id="115" w:author="Jana Beaver" w:date="2018-11-04T20:26:00Z">
              <w:tcPr>
                <w:tcW w:w="1656" w:type="dxa"/>
              </w:tcPr>
            </w:tcPrChange>
          </w:tcPr>
          <w:p w:rsidR="00982BA8" w:rsidRPr="00982BA8" w:rsidRDefault="00982BA8" w:rsidP="00D41486">
            <w:pPr>
              <w:pStyle w:val="Title"/>
              <w:jc w:val="left"/>
              <w:rPr>
                <w:rPrChange w:id="116" w:author="Jana Beaver" w:date="2018-11-04T20:26:00Z">
                  <w:rPr>
                    <w:b w:val="0"/>
                  </w:rPr>
                </w:rPrChange>
              </w:rPr>
            </w:pPr>
            <w:ins w:id="117" w:author="Jana Beaver" w:date="2018-11-04T20:26:00Z">
              <w:r>
                <w:t>3</w:t>
              </w:r>
            </w:ins>
          </w:p>
        </w:tc>
        <w:tc>
          <w:tcPr>
            <w:tcW w:w="1656" w:type="dxa"/>
            <w:cellIns w:id="118" w:author="Jana Beaver" w:date="2018-11-04T20:26:00Z"/>
            <w:tcPrChange w:id="119" w:author="Jana Beaver" w:date="2018-11-04T20:26:00Z">
              <w:tcPr>
                <w:tcW w:w="1656" w:type="dxa"/>
                <w:cellIns w:id="120" w:author="Jana Beaver" w:date="2018-11-04T20:26:00Z"/>
              </w:tcPr>
            </w:tcPrChange>
          </w:tcPr>
          <w:p w:rsidR="00982BA8" w:rsidRPr="00982BA8" w:rsidRDefault="00982BA8" w:rsidP="00D41486">
            <w:pPr>
              <w:pStyle w:val="Title"/>
              <w:jc w:val="left"/>
            </w:pPr>
            <w:ins w:id="121" w:author="Jana Beaver" w:date="2018-11-04T20:26:00Z">
              <w:r>
                <w:t>3</w:t>
              </w:r>
            </w:ins>
          </w:p>
        </w:tc>
      </w:tr>
      <w:tr w:rsidR="00982BA8" w:rsidTr="00982BA8">
        <w:tc>
          <w:tcPr>
            <w:tcW w:w="4849" w:type="dxa"/>
            <w:tcPrChange w:id="122" w:author="Jana Beaver" w:date="2018-11-04T20:26:00Z">
              <w:tcPr>
                <w:tcW w:w="4849" w:type="dxa"/>
              </w:tcPr>
            </w:tcPrChange>
          </w:tcPr>
          <w:p w:rsidR="00982BA8" w:rsidRPr="00D41486" w:rsidRDefault="00982BA8" w:rsidP="00AF0A04">
            <w:pPr>
              <w:pStyle w:val="Title"/>
              <w:tabs>
                <w:tab w:val="clear" w:pos="720"/>
                <w:tab w:val="clear" w:pos="900"/>
              </w:tabs>
              <w:ind w:left="180" w:hanging="180"/>
              <w:jc w:val="left"/>
              <w:rPr>
                <w:b w:val="0"/>
              </w:rPr>
            </w:pPr>
            <w:r w:rsidRPr="00D41486">
              <w:rPr>
                <w:b w:val="0"/>
              </w:rPr>
              <w:t xml:space="preserve">Attitude toward group </w:t>
            </w:r>
            <w:r w:rsidRPr="002617CE">
              <w:rPr>
                <w:b w:val="0"/>
                <w:sz w:val="18"/>
                <w:szCs w:val="18"/>
              </w:rPr>
              <w:t>(cooperation, dependability, willingness to help others)</w:t>
            </w:r>
            <w:r w:rsidRPr="002617CE">
              <w:rPr>
                <w:b w:val="0"/>
                <w:sz w:val="18"/>
                <w:szCs w:val="18"/>
              </w:rPr>
              <w:tab/>
            </w:r>
          </w:p>
        </w:tc>
        <w:tc>
          <w:tcPr>
            <w:tcW w:w="1307" w:type="dxa"/>
            <w:tcPrChange w:id="123" w:author="Jana Beaver" w:date="2018-11-04T20:26:00Z">
              <w:tcPr>
                <w:tcW w:w="1307" w:type="dxa"/>
              </w:tcPr>
            </w:tcPrChange>
          </w:tcPr>
          <w:p w:rsidR="00982BA8" w:rsidRPr="00982BA8" w:rsidRDefault="00982BA8" w:rsidP="00D41486">
            <w:pPr>
              <w:pStyle w:val="Title"/>
              <w:jc w:val="left"/>
              <w:rPr>
                <w:rPrChange w:id="124" w:author="Jana Beaver" w:date="2018-11-04T20:26:00Z">
                  <w:rPr>
                    <w:b w:val="0"/>
                  </w:rPr>
                </w:rPrChange>
              </w:rPr>
            </w:pPr>
            <w:ins w:id="125" w:author="Jana Beaver" w:date="2018-11-04T20:26:00Z">
              <w:r>
                <w:t>4</w:t>
              </w:r>
            </w:ins>
          </w:p>
        </w:tc>
        <w:tc>
          <w:tcPr>
            <w:tcW w:w="1602" w:type="dxa"/>
            <w:tcPrChange w:id="126" w:author="Jana Beaver" w:date="2018-11-04T20:26:00Z">
              <w:tcPr>
                <w:tcW w:w="1602" w:type="dxa"/>
              </w:tcPr>
            </w:tcPrChange>
          </w:tcPr>
          <w:p w:rsidR="00982BA8" w:rsidRPr="00982BA8" w:rsidRDefault="00982BA8" w:rsidP="00D41486">
            <w:pPr>
              <w:pStyle w:val="Title"/>
              <w:jc w:val="left"/>
              <w:rPr>
                <w:rPrChange w:id="127" w:author="Jana Beaver" w:date="2018-11-04T20:26:00Z">
                  <w:rPr>
                    <w:b w:val="0"/>
                  </w:rPr>
                </w:rPrChange>
              </w:rPr>
            </w:pPr>
            <w:ins w:id="128" w:author="Jana Beaver" w:date="2018-11-04T20:26:00Z">
              <w:r>
                <w:t>4</w:t>
              </w:r>
            </w:ins>
          </w:p>
        </w:tc>
        <w:tc>
          <w:tcPr>
            <w:tcW w:w="1620" w:type="dxa"/>
            <w:tcPrChange w:id="129" w:author="Jana Beaver" w:date="2018-11-04T20:26:00Z">
              <w:tcPr>
                <w:tcW w:w="1620" w:type="dxa"/>
              </w:tcPr>
            </w:tcPrChange>
          </w:tcPr>
          <w:p w:rsidR="00982BA8" w:rsidRPr="00982BA8" w:rsidRDefault="00982BA8" w:rsidP="00D41486">
            <w:pPr>
              <w:pStyle w:val="Title"/>
              <w:jc w:val="left"/>
              <w:rPr>
                <w:rPrChange w:id="130" w:author="Jana Beaver" w:date="2018-11-04T20:26:00Z">
                  <w:rPr>
                    <w:b w:val="0"/>
                  </w:rPr>
                </w:rPrChange>
              </w:rPr>
            </w:pPr>
            <w:ins w:id="131" w:author="Jana Beaver" w:date="2018-11-04T20:26:00Z">
              <w:r>
                <w:t>4</w:t>
              </w:r>
            </w:ins>
          </w:p>
        </w:tc>
        <w:tc>
          <w:tcPr>
            <w:tcW w:w="1656" w:type="dxa"/>
            <w:tcPrChange w:id="132" w:author="Jana Beaver" w:date="2018-11-04T20:26:00Z">
              <w:tcPr>
                <w:tcW w:w="1656" w:type="dxa"/>
              </w:tcPr>
            </w:tcPrChange>
          </w:tcPr>
          <w:p w:rsidR="00982BA8" w:rsidRPr="00982BA8" w:rsidRDefault="00982BA8" w:rsidP="00D41486">
            <w:pPr>
              <w:pStyle w:val="Title"/>
              <w:jc w:val="left"/>
              <w:rPr>
                <w:rPrChange w:id="133" w:author="Jana Beaver" w:date="2018-11-04T20:26:00Z">
                  <w:rPr>
                    <w:b w:val="0"/>
                  </w:rPr>
                </w:rPrChange>
              </w:rPr>
            </w:pPr>
            <w:ins w:id="134" w:author="Jana Beaver" w:date="2018-11-04T20:26:00Z">
              <w:r>
                <w:t>4</w:t>
              </w:r>
            </w:ins>
          </w:p>
        </w:tc>
        <w:tc>
          <w:tcPr>
            <w:tcW w:w="1656" w:type="dxa"/>
            <w:cellIns w:id="135" w:author="Jana Beaver" w:date="2018-11-04T20:26:00Z"/>
            <w:tcPrChange w:id="136" w:author="Jana Beaver" w:date="2018-11-04T20:26:00Z">
              <w:tcPr>
                <w:tcW w:w="1656" w:type="dxa"/>
                <w:cellIns w:id="137" w:author="Jana Beaver" w:date="2018-11-04T20:26:00Z"/>
              </w:tcPr>
            </w:tcPrChange>
          </w:tcPr>
          <w:p w:rsidR="00982BA8" w:rsidRPr="00982BA8" w:rsidRDefault="00982BA8" w:rsidP="00D41486">
            <w:pPr>
              <w:pStyle w:val="Title"/>
              <w:jc w:val="left"/>
            </w:pPr>
            <w:ins w:id="138" w:author="Jana Beaver" w:date="2018-11-04T20:26:00Z">
              <w:r>
                <w:t>4</w:t>
              </w:r>
            </w:ins>
          </w:p>
        </w:tc>
      </w:tr>
      <w:tr w:rsidR="00982BA8" w:rsidRPr="00D41486" w:rsidTr="00982BA8">
        <w:trPr>
          <w:trHeight w:val="374"/>
          <w:trPrChange w:id="139" w:author="Jana Beaver" w:date="2018-11-04T20:26:00Z">
            <w:trPr>
              <w:trHeight w:val="374"/>
            </w:trPr>
          </w:trPrChange>
        </w:trPr>
        <w:tc>
          <w:tcPr>
            <w:tcW w:w="4849" w:type="dxa"/>
            <w:tcPrChange w:id="140" w:author="Jana Beaver" w:date="2018-11-04T20:26:00Z">
              <w:tcPr>
                <w:tcW w:w="4849" w:type="dxa"/>
              </w:tcPr>
            </w:tcPrChange>
          </w:tcPr>
          <w:p w:rsidR="00982BA8" w:rsidRPr="00D41486" w:rsidRDefault="00982BA8" w:rsidP="00D41486">
            <w:pPr>
              <w:pStyle w:val="Title"/>
              <w:tabs>
                <w:tab w:val="clear" w:pos="720"/>
              </w:tabs>
              <w:ind w:left="864" w:hanging="864"/>
              <w:jc w:val="left"/>
              <w:rPr>
                <w:b w:val="0"/>
              </w:rPr>
            </w:pPr>
            <w:r w:rsidRPr="00D41486">
              <w:rPr>
                <w:b w:val="0"/>
              </w:rPr>
              <w:t>Attendance /</w:t>
            </w:r>
            <w:r>
              <w:rPr>
                <w:b w:val="0"/>
              </w:rPr>
              <w:t xml:space="preserve"> </w:t>
            </w:r>
            <w:r w:rsidRPr="00D41486">
              <w:rPr>
                <w:b w:val="0"/>
              </w:rPr>
              <w:t>Participation</w:t>
            </w:r>
            <w:r w:rsidRPr="00D41486">
              <w:rPr>
                <w:b w:val="0"/>
              </w:rPr>
              <w:tab/>
            </w:r>
          </w:p>
        </w:tc>
        <w:tc>
          <w:tcPr>
            <w:tcW w:w="1307" w:type="dxa"/>
            <w:tcPrChange w:id="141" w:author="Jana Beaver" w:date="2018-11-04T20:26:00Z">
              <w:tcPr>
                <w:tcW w:w="1307" w:type="dxa"/>
              </w:tcPr>
            </w:tcPrChange>
          </w:tcPr>
          <w:p w:rsidR="00982BA8" w:rsidRPr="00982BA8" w:rsidRDefault="00982BA8" w:rsidP="00D41486">
            <w:pPr>
              <w:pStyle w:val="Title"/>
              <w:jc w:val="left"/>
              <w:rPr>
                <w:rPrChange w:id="142" w:author="Jana Beaver" w:date="2018-11-04T20:26:00Z">
                  <w:rPr>
                    <w:b w:val="0"/>
                  </w:rPr>
                </w:rPrChange>
              </w:rPr>
            </w:pPr>
            <w:ins w:id="143" w:author="Jana Beaver" w:date="2018-11-04T20:26:00Z">
              <w:r>
                <w:t>4</w:t>
              </w:r>
            </w:ins>
          </w:p>
        </w:tc>
        <w:tc>
          <w:tcPr>
            <w:tcW w:w="1602" w:type="dxa"/>
            <w:tcPrChange w:id="144" w:author="Jana Beaver" w:date="2018-11-04T20:26:00Z">
              <w:tcPr>
                <w:tcW w:w="1602" w:type="dxa"/>
              </w:tcPr>
            </w:tcPrChange>
          </w:tcPr>
          <w:p w:rsidR="00982BA8" w:rsidRPr="00982BA8" w:rsidRDefault="00982BA8" w:rsidP="00D41486">
            <w:pPr>
              <w:pStyle w:val="Title"/>
              <w:jc w:val="left"/>
              <w:rPr>
                <w:rPrChange w:id="145" w:author="Jana Beaver" w:date="2018-11-04T20:26:00Z">
                  <w:rPr>
                    <w:b w:val="0"/>
                  </w:rPr>
                </w:rPrChange>
              </w:rPr>
            </w:pPr>
            <w:ins w:id="146" w:author="Jana Beaver" w:date="2018-11-04T20:26:00Z">
              <w:r>
                <w:t>4</w:t>
              </w:r>
            </w:ins>
          </w:p>
        </w:tc>
        <w:tc>
          <w:tcPr>
            <w:tcW w:w="1620" w:type="dxa"/>
            <w:tcPrChange w:id="147" w:author="Jana Beaver" w:date="2018-11-04T20:26:00Z">
              <w:tcPr>
                <w:tcW w:w="1620" w:type="dxa"/>
              </w:tcPr>
            </w:tcPrChange>
          </w:tcPr>
          <w:p w:rsidR="00982BA8" w:rsidRPr="00982BA8" w:rsidRDefault="00A550DC" w:rsidP="00D41486">
            <w:pPr>
              <w:pStyle w:val="Title"/>
              <w:jc w:val="left"/>
              <w:rPr>
                <w:rPrChange w:id="148" w:author="Jana Beaver" w:date="2018-11-04T20:26:00Z">
                  <w:rPr>
                    <w:b w:val="0"/>
                  </w:rPr>
                </w:rPrChange>
              </w:rPr>
            </w:pPr>
            <w:ins w:id="149" w:author="Jana Beaver" w:date="2018-11-04T20:26:00Z">
              <w:r>
                <w:t>3</w:t>
              </w:r>
            </w:ins>
          </w:p>
        </w:tc>
        <w:tc>
          <w:tcPr>
            <w:tcW w:w="1656" w:type="dxa"/>
            <w:tcPrChange w:id="150" w:author="Jana Beaver" w:date="2018-11-04T20:26:00Z">
              <w:tcPr>
                <w:tcW w:w="1656" w:type="dxa"/>
              </w:tcPr>
            </w:tcPrChange>
          </w:tcPr>
          <w:p w:rsidR="00982BA8" w:rsidRPr="00982BA8" w:rsidRDefault="00982BA8" w:rsidP="00D41486">
            <w:pPr>
              <w:pStyle w:val="Title"/>
              <w:jc w:val="left"/>
              <w:rPr>
                <w:rPrChange w:id="151" w:author="Jana Beaver" w:date="2018-11-04T20:26:00Z">
                  <w:rPr>
                    <w:b w:val="0"/>
                  </w:rPr>
                </w:rPrChange>
              </w:rPr>
            </w:pPr>
            <w:ins w:id="152" w:author="Jana Beaver" w:date="2018-11-04T20:26:00Z">
              <w:r>
                <w:t>2</w:t>
              </w:r>
            </w:ins>
          </w:p>
        </w:tc>
        <w:tc>
          <w:tcPr>
            <w:tcW w:w="1656" w:type="dxa"/>
            <w:cellIns w:id="153" w:author="Jana Beaver" w:date="2018-11-04T20:26:00Z"/>
            <w:tcPrChange w:id="154" w:author="Jana Beaver" w:date="2018-11-04T20:26:00Z">
              <w:tcPr>
                <w:tcW w:w="1656" w:type="dxa"/>
                <w:cellIns w:id="155" w:author="Jana Beaver" w:date="2018-11-04T20:26:00Z"/>
              </w:tcPr>
            </w:tcPrChange>
          </w:tcPr>
          <w:p w:rsidR="00982BA8" w:rsidRPr="00982BA8" w:rsidRDefault="00982BA8" w:rsidP="00D41486">
            <w:pPr>
              <w:pStyle w:val="Title"/>
              <w:jc w:val="left"/>
            </w:pPr>
            <w:ins w:id="156" w:author="Jana Beaver" w:date="2018-11-04T20:26:00Z">
              <w:r>
                <w:t>2</w:t>
              </w:r>
            </w:ins>
          </w:p>
        </w:tc>
      </w:tr>
      <w:tr w:rsidR="00982BA8" w:rsidTr="00982BA8">
        <w:trPr>
          <w:trHeight w:val="257"/>
          <w:trPrChange w:id="157" w:author="Jana Beaver" w:date="2018-11-04T20:26:00Z">
            <w:trPr>
              <w:trHeight w:val="257"/>
            </w:trPr>
          </w:trPrChange>
        </w:trPr>
        <w:tc>
          <w:tcPr>
            <w:tcW w:w="4849" w:type="dxa"/>
            <w:tcPrChange w:id="158" w:author="Jana Beaver" w:date="2018-11-04T20:26:00Z">
              <w:tcPr>
                <w:tcW w:w="4849" w:type="dxa"/>
              </w:tcPr>
            </w:tcPrChange>
          </w:tcPr>
          <w:p w:rsidR="00982BA8" w:rsidRPr="00D41486" w:rsidRDefault="00982BA8" w:rsidP="002617CE">
            <w:pPr>
              <w:pStyle w:val="Title"/>
              <w:tabs>
                <w:tab w:val="clear" w:pos="720"/>
              </w:tabs>
              <w:spacing w:after="120"/>
              <w:jc w:val="left"/>
              <w:rPr>
                <w:b w:val="0"/>
              </w:rPr>
            </w:pPr>
            <w:r>
              <w:rPr>
                <w:b w:val="0"/>
              </w:rPr>
              <w:t xml:space="preserve">Preparation for meetings </w:t>
            </w:r>
            <w:r w:rsidRPr="00D41486">
              <w:rPr>
                <w:b w:val="0"/>
              </w:rPr>
              <w:t xml:space="preserve">  </w:t>
            </w:r>
          </w:p>
        </w:tc>
        <w:tc>
          <w:tcPr>
            <w:tcW w:w="1307" w:type="dxa"/>
            <w:tcPrChange w:id="159" w:author="Jana Beaver" w:date="2018-11-04T20:26:00Z">
              <w:tcPr>
                <w:tcW w:w="1307" w:type="dxa"/>
              </w:tcPr>
            </w:tcPrChange>
          </w:tcPr>
          <w:p w:rsidR="00982BA8" w:rsidRPr="00982BA8" w:rsidRDefault="00982BA8" w:rsidP="00D41486">
            <w:pPr>
              <w:pStyle w:val="Title"/>
              <w:jc w:val="left"/>
              <w:rPr>
                <w:rPrChange w:id="160" w:author="Jana Beaver" w:date="2018-11-04T20:26:00Z">
                  <w:rPr>
                    <w:b w:val="0"/>
                  </w:rPr>
                </w:rPrChange>
              </w:rPr>
            </w:pPr>
            <w:ins w:id="161" w:author="Jana Beaver" w:date="2018-11-04T20:26:00Z">
              <w:r>
                <w:t>4</w:t>
              </w:r>
            </w:ins>
          </w:p>
        </w:tc>
        <w:tc>
          <w:tcPr>
            <w:tcW w:w="1602" w:type="dxa"/>
            <w:tcPrChange w:id="162" w:author="Jana Beaver" w:date="2018-11-04T20:26:00Z">
              <w:tcPr>
                <w:tcW w:w="1602" w:type="dxa"/>
              </w:tcPr>
            </w:tcPrChange>
          </w:tcPr>
          <w:p w:rsidR="00982BA8" w:rsidRPr="00982BA8" w:rsidRDefault="00982BA8" w:rsidP="00D41486">
            <w:pPr>
              <w:pStyle w:val="Title"/>
              <w:jc w:val="left"/>
              <w:rPr>
                <w:rPrChange w:id="163" w:author="Jana Beaver" w:date="2018-11-04T20:26:00Z">
                  <w:rPr>
                    <w:b w:val="0"/>
                  </w:rPr>
                </w:rPrChange>
              </w:rPr>
            </w:pPr>
            <w:ins w:id="164" w:author="Jana Beaver" w:date="2018-11-04T20:26:00Z">
              <w:r>
                <w:t>4</w:t>
              </w:r>
            </w:ins>
          </w:p>
        </w:tc>
        <w:tc>
          <w:tcPr>
            <w:tcW w:w="1620" w:type="dxa"/>
            <w:tcPrChange w:id="165" w:author="Jana Beaver" w:date="2018-11-04T20:26:00Z">
              <w:tcPr>
                <w:tcW w:w="1620" w:type="dxa"/>
              </w:tcPr>
            </w:tcPrChange>
          </w:tcPr>
          <w:p w:rsidR="00982BA8" w:rsidRPr="00982BA8" w:rsidRDefault="00982BA8" w:rsidP="00D41486">
            <w:pPr>
              <w:pStyle w:val="Title"/>
              <w:jc w:val="left"/>
              <w:rPr>
                <w:rPrChange w:id="166" w:author="Jana Beaver" w:date="2018-11-04T20:26:00Z">
                  <w:rPr>
                    <w:b w:val="0"/>
                  </w:rPr>
                </w:rPrChange>
              </w:rPr>
            </w:pPr>
            <w:ins w:id="167" w:author="Jana Beaver" w:date="2018-11-04T20:26:00Z">
              <w:r>
                <w:t>4</w:t>
              </w:r>
            </w:ins>
          </w:p>
        </w:tc>
        <w:tc>
          <w:tcPr>
            <w:tcW w:w="1656" w:type="dxa"/>
            <w:tcPrChange w:id="168" w:author="Jana Beaver" w:date="2018-11-04T20:26:00Z">
              <w:tcPr>
                <w:tcW w:w="1656" w:type="dxa"/>
              </w:tcPr>
            </w:tcPrChange>
          </w:tcPr>
          <w:p w:rsidR="00982BA8" w:rsidRPr="00982BA8" w:rsidRDefault="00982BA8" w:rsidP="00D41486">
            <w:pPr>
              <w:pStyle w:val="Title"/>
              <w:jc w:val="left"/>
              <w:rPr>
                <w:rPrChange w:id="169" w:author="Jana Beaver" w:date="2018-11-04T20:26:00Z">
                  <w:rPr>
                    <w:b w:val="0"/>
                  </w:rPr>
                </w:rPrChange>
              </w:rPr>
            </w:pPr>
            <w:ins w:id="170" w:author="Jana Beaver" w:date="2018-11-04T20:26:00Z">
              <w:r>
                <w:t>3</w:t>
              </w:r>
            </w:ins>
          </w:p>
        </w:tc>
        <w:tc>
          <w:tcPr>
            <w:tcW w:w="1656" w:type="dxa"/>
            <w:cellIns w:id="171" w:author="Jana Beaver" w:date="2018-11-04T20:26:00Z"/>
            <w:tcPrChange w:id="172" w:author="Jana Beaver" w:date="2018-11-04T20:26:00Z">
              <w:tcPr>
                <w:tcW w:w="1656" w:type="dxa"/>
                <w:cellIns w:id="173" w:author="Jana Beaver" w:date="2018-11-04T20:26:00Z"/>
              </w:tcPr>
            </w:tcPrChange>
          </w:tcPr>
          <w:p w:rsidR="00982BA8" w:rsidRPr="00982BA8" w:rsidRDefault="00982BA8" w:rsidP="00D41486">
            <w:pPr>
              <w:pStyle w:val="Title"/>
              <w:jc w:val="left"/>
            </w:pPr>
            <w:ins w:id="174" w:author="Jana Beaver" w:date="2018-11-04T20:26:00Z">
              <w:r>
                <w:t>3</w:t>
              </w:r>
            </w:ins>
          </w:p>
        </w:tc>
      </w:tr>
      <w:tr w:rsidR="00982BA8" w:rsidRPr="00D41486" w:rsidTr="00982BA8">
        <w:tc>
          <w:tcPr>
            <w:tcW w:w="4849" w:type="dxa"/>
            <w:tcPrChange w:id="175" w:author="Jana Beaver" w:date="2018-11-04T20:26:00Z">
              <w:tcPr>
                <w:tcW w:w="4849" w:type="dxa"/>
              </w:tcPr>
            </w:tcPrChange>
          </w:tcPr>
          <w:p w:rsidR="00982BA8" w:rsidRPr="00D41486" w:rsidRDefault="00982BA8" w:rsidP="00D41486">
            <w:pPr>
              <w:pStyle w:val="Title"/>
              <w:tabs>
                <w:tab w:val="clear" w:pos="1"/>
                <w:tab w:val="clear" w:pos="360"/>
                <w:tab w:val="clear" w:pos="720"/>
              </w:tabs>
              <w:ind w:left="180" w:hanging="180"/>
              <w:jc w:val="left"/>
              <w:rPr>
                <w:b w:val="0"/>
              </w:rPr>
            </w:pPr>
            <w:r w:rsidRPr="00D41486">
              <w:rPr>
                <w:b w:val="0"/>
              </w:rPr>
              <w:t>Willingness to accept and</w:t>
            </w:r>
            <w:r>
              <w:rPr>
                <w:b w:val="0"/>
              </w:rPr>
              <w:t xml:space="preserve"> </w:t>
            </w:r>
            <w:r w:rsidRPr="00D41486">
              <w:rPr>
                <w:b w:val="0"/>
              </w:rPr>
              <w:t>complete tasks</w:t>
            </w:r>
          </w:p>
        </w:tc>
        <w:tc>
          <w:tcPr>
            <w:tcW w:w="1307" w:type="dxa"/>
            <w:tcPrChange w:id="176" w:author="Jana Beaver" w:date="2018-11-04T20:26:00Z">
              <w:tcPr>
                <w:tcW w:w="1307" w:type="dxa"/>
              </w:tcPr>
            </w:tcPrChange>
          </w:tcPr>
          <w:p w:rsidR="00982BA8" w:rsidRPr="00982BA8" w:rsidRDefault="00982BA8" w:rsidP="00D41486">
            <w:pPr>
              <w:pStyle w:val="Title"/>
              <w:jc w:val="left"/>
              <w:rPr>
                <w:rPrChange w:id="177" w:author="Jana Beaver" w:date="2018-11-04T20:26:00Z">
                  <w:rPr>
                    <w:b w:val="0"/>
                  </w:rPr>
                </w:rPrChange>
              </w:rPr>
            </w:pPr>
            <w:ins w:id="178" w:author="Jana Beaver" w:date="2018-11-04T20:26:00Z">
              <w:r>
                <w:t>4</w:t>
              </w:r>
            </w:ins>
          </w:p>
        </w:tc>
        <w:tc>
          <w:tcPr>
            <w:tcW w:w="1602" w:type="dxa"/>
            <w:tcPrChange w:id="179" w:author="Jana Beaver" w:date="2018-11-04T20:26:00Z">
              <w:tcPr>
                <w:tcW w:w="1602" w:type="dxa"/>
              </w:tcPr>
            </w:tcPrChange>
          </w:tcPr>
          <w:p w:rsidR="00982BA8" w:rsidRPr="00982BA8" w:rsidRDefault="00982BA8" w:rsidP="00D41486">
            <w:pPr>
              <w:pStyle w:val="Title"/>
              <w:jc w:val="left"/>
              <w:rPr>
                <w:rPrChange w:id="180" w:author="Jana Beaver" w:date="2018-11-04T20:26:00Z">
                  <w:rPr>
                    <w:b w:val="0"/>
                  </w:rPr>
                </w:rPrChange>
              </w:rPr>
            </w:pPr>
            <w:ins w:id="181" w:author="Jana Beaver" w:date="2018-11-04T20:26:00Z">
              <w:r>
                <w:t>4</w:t>
              </w:r>
            </w:ins>
          </w:p>
        </w:tc>
        <w:tc>
          <w:tcPr>
            <w:tcW w:w="1620" w:type="dxa"/>
            <w:tcPrChange w:id="182" w:author="Jana Beaver" w:date="2018-11-04T20:26:00Z">
              <w:tcPr>
                <w:tcW w:w="1620" w:type="dxa"/>
              </w:tcPr>
            </w:tcPrChange>
          </w:tcPr>
          <w:p w:rsidR="00982BA8" w:rsidRPr="00982BA8" w:rsidRDefault="00982BA8" w:rsidP="00D41486">
            <w:pPr>
              <w:pStyle w:val="Title"/>
              <w:jc w:val="left"/>
              <w:rPr>
                <w:rPrChange w:id="183" w:author="Jana Beaver" w:date="2018-11-04T20:26:00Z">
                  <w:rPr>
                    <w:b w:val="0"/>
                  </w:rPr>
                </w:rPrChange>
              </w:rPr>
            </w:pPr>
            <w:ins w:id="184" w:author="Jana Beaver" w:date="2018-11-04T20:26:00Z">
              <w:r>
                <w:t>4</w:t>
              </w:r>
            </w:ins>
          </w:p>
        </w:tc>
        <w:tc>
          <w:tcPr>
            <w:tcW w:w="1656" w:type="dxa"/>
            <w:tcPrChange w:id="185" w:author="Jana Beaver" w:date="2018-11-04T20:26:00Z">
              <w:tcPr>
                <w:tcW w:w="1656" w:type="dxa"/>
              </w:tcPr>
            </w:tcPrChange>
          </w:tcPr>
          <w:p w:rsidR="00982BA8" w:rsidRPr="00982BA8" w:rsidRDefault="00982BA8" w:rsidP="00D41486">
            <w:pPr>
              <w:pStyle w:val="Title"/>
              <w:jc w:val="left"/>
              <w:rPr>
                <w:rPrChange w:id="186" w:author="Jana Beaver" w:date="2018-11-04T20:26:00Z">
                  <w:rPr>
                    <w:b w:val="0"/>
                  </w:rPr>
                </w:rPrChange>
              </w:rPr>
            </w:pPr>
            <w:ins w:id="187" w:author="Jana Beaver" w:date="2018-11-04T20:26:00Z">
              <w:r>
                <w:t>4</w:t>
              </w:r>
            </w:ins>
          </w:p>
        </w:tc>
        <w:tc>
          <w:tcPr>
            <w:tcW w:w="1656" w:type="dxa"/>
            <w:cellIns w:id="188" w:author="Jana Beaver" w:date="2018-11-04T20:26:00Z"/>
            <w:tcPrChange w:id="189" w:author="Jana Beaver" w:date="2018-11-04T20:26:00Z">
              <w:tcPr>
                <w:tcW w:w="1656" w:type="dxa"/>
                <w:cellIns w:id="190" w:author="Jana Beaver" w:date="2018-11-04T20:26:00Z"/>
              </w:tcPr>
            </w:tcPrChange>
          </w:tcPr>
          <w:p w:rsidR="00982BA8" w:rsidRPr="00982BA8" w:rsidRDefault="00982BA8" w:rsidP="00D41486">
            <w:pPr>
              <w:pStyle w:val="Title"/>
              <w:jc w:val="left"/>
            </w:pPr>
            <w:ins w:id="191" w:author="Jana Beaver" w:date="2018-11-04T20:26:00Z">
              <w:r>
                <w:t>4</w:t>
              </w:r>
            </w:ins>
          </w:p>
        </w:tc>
      </w:tr>
      <w:tr w:rsidR="00982BA8" w:rsidTr="00982BA8">
        <w:tc>
          <w:tcPr>
            <w:tcW w:w="4849" w:type="dxa"/>
            <w:tcPrChange w:id="192" w:author="Jana Beaver" w:date="2018-11-04T20:26:00Z">
              <w:tcPr>
                <w:tcW w:w="4849" w:type="dxa"/>
              </w:tcPr>
            </w:tcPrChange>
          </w:tcPr>
          <w:p w:rsidR="00982BA8" w:rsidRPr="00D41486" w:rsidRDefault="00982BA8" w:rsidP="00D41486">
            <w:pPr>
              <w:pStyle w:val="Title"/>
              <w:tabs>
                <w:tab w:val="clear" w:pos="720"/>
              </w:tabs>
              <w:spacing w:after="120"/>
              <w:jc w:val="left"/>
              <w:rPr>
                <w:b w:val="0"/>
              </w:rPr>
            </w:pPr>
            <w:r w:rsidRPr="00D41486">
              <w:rPr>
                <w:b w:val="0"/>
              </w:rPr>
              <w:t>Completion of tasks on time</w:t>
            </w:r>
          </w:p>
        </w:tc>
        <w:tc>
          <w:tcPr>
            <w:tcW w:w="1307" w:type="dxa"/>
            <w:tcPrChange w:id="193" w:author="Jana Beaver" w:date="2018-11-04T20:26:00Z">
              <w:tcPr>
                <w:tcW w:w="1307" w:type="dxa"/>
              </w:tcPr>
            </w:tcPrChange>
          </w:tcPr>
          <w:p w:rsidR="00982BA8" w:rsidRPr="00982BA8" w:rsidRDefault="00982BA8" w:rsidP="00D41486">
            <w:pPr>
              <w:pStyle w:val="Title"/>
              <w:jc w:val="left"/>
              <w:rPr>
                <w:rPrChange w:id="194" w:author="Jana Beaver" w:date="2018-11-04T20:26:00Z">
                  <w:rPr>
                    <w:b w:val="0"/>
                  </w:rPr>
                </w:rPrChange>
              </w:rPr>
            </w:pPr>
            <w:ins w:id="195" w:author="Jana Beaver" w:date="2018-11-04T20:26:00Z">
              <w:r>
                <w:t>4</w:t>
              </w:r>
            </w:ins>
          </w:p>
        </w:tc>
        <w:tc>
          <w:tcPr>
            <w:tcW w:w="1602" w:type="dxa"/>
            <w:tcPrChange w:id="196" w:author="Jana Beaver" w:date="2018-11-04T20:26:00Z">
              <w:tcPr>
                <w:tcW w:w="1602" w:type="dxa"/>
              </w:tcPr>
            </w:tcPrChange>
          </w:tcPr>
          <w:p w:rsidR="00982BA8" w:rsidRPr="00982BA8" w:rsidRDefault="00982BA8" w:rsidP="00D41486">
            <w:pPr>
              <w:pStyle w:val="Title"/>
              <w:jc w:val="left"/>
              <w:rPr>
                <w:rPrChange w:id="197" w:author="Jana Beaver" w:date="2018-11-04T20:26:00Z">
                  <w:rPr>
                    <w:b w:val="0"/>
                  </w:rPr>
                </w:rPrChange>
              </w:rPr>
            </w:pPr>
            <w:ins w:id="198" w:author="Jana Beaver" w:date="2018-11-04T20:26:00Z">
              <w:r>
                <w:t>4</w:t>
              </w:r>
            </w:ins>
          </w:p>
        </w:tc>
        <w:tc>
          <w:tcPr>
            <w:tcW w:w="1620" w:type="dxa"/>
            <w:tcPrChange w:id="199" w:author="Jana Beaver" w:date="2018-11-04T20:26:00Z">
              <w:tcPr>
                <w:tcW w:w="1620" w:type="dxa"/>
              </w:tcPr>
            </w:tcPrChange>
          </w:tcPr>
          <w:p w:rsidR="00982BA8" w:rsidRPr="00982BA8" w:rsidRDefault="00982BA8" w:rsidP="00D41486">
            <w:pPr>
              <w:pStyle w:val="Title"/>
              <w:jc w:val="left"/>
              <w:rPr>
                <w:rPrChange w:id="200" w:author="Jana Beaver" w:date="2018-11-04T20:26:00Z">
                  <w:rPr>
                    <w:b w:val="0"/>
                  </w:rPr>
                </w:rPrChange>
              </w:rPr>
            </w:pPr>
            <w:ins w:id="201" w:author="Jana Beaver" w:date="2018-11-04T20:26:00Z">
              <w:r>
                <w:t>4</w:t>
              </w:r>
            </w:ins>
          </w:p>
        </w:tc>
        <w:tc>
          <w:tcPr>
            <w:tcW w:w="1656" w:type="dxa"/>
            <w:tcPrChange w:id="202" w:author="Jana Beaver" w:date="2018-11-04T20:26:00Z">
              <w:tcPr>
                <w:tcW w:w="1656" w:type="dxa"/>
              </w:tcPr>
            </w:tcPrChange>
          </w:tcPr>
          <w:p w:rsidR="00982BA8" w:rsidRPr="00982BA8" w:rsidRDefault="00982BA8" w:rsidP="00D41486">
            <w:pPr>
              <w:pStyle w:val="Title"/>
              <w:jc w:val="left"/>
              <w:rPr>
                <w:rPrChange w:id="203" w:author="Jana Beaver" w:date="2018-11-04T20:26:00Z">
                  <w:rPr>
                    <w:b w:val="0"/>
                  </w:rPr>
                </w:rPrChange>
              </w:rPr>
            </w:pPr>
            <w:ins w:id="204" w:author="Jana Beaver" w:date="2018-11-04T20:26:00Z">
              <w:r>
                <w:t>4</w:t>
              </w:r>
            </w:ins>
          </w:p>
        </w:tc>
        <w:tc>
          <w:tcPr>
            <w:tcW w:w="1656" w:type="dxa"/>
            <w:cellIns w:id="205" w:author="Jana Beaver" w:date="2018-11-04T20:26:00Z"/>
            <w:tcPrChange w:id="206" w:author="Jana Beaver" w:date="2018-11-04T20:26:00Z">
              <w:tcPr>
                <w:tcW w:w="1656" w:type="dxa"/>
                <w:cellIns w:id="207" w:author="Jana Beaver" w:date="2018-11-04T20:26:00Z"/>
              </w:tcPr>
            </w:tcPrChange>
          </w:tcPr>
          <w:p w:rsidR="00982BA8" w:rsidRPr="00982BA8" w:rsidRDefault="00982BA8" w:rsidP="00D41486">
            <w:pPr>
              <w:pStyle w:val="Title"/>
              <w:jc w:val="left"/>
            </w:pPr>
            <w:ins w:id="208" w:author="Jana Beaver" w:date="2018-11-04T20:26:00Z">
              <w:r>
                <w:t>4</w:t>
              </w:r>
            </w:ins>
          </w:p>
        </w:tc>
      </w:tr>
      <w:tr w:rsidR="00982BA8" w:rsidRPr="00D41486" w:rsidTr="00982BA8">
        <w:tc>
          <w:tcPr>
            <w:tcW w:w="4849" w:type="dxa"/>
            <w:tcPrChange w:id="209" w:author="Jana Beaver" w:date="2018-11-04T20:26:00Z">
              <w:tcPr>
                <w:tcW w:w="4849" w:type="dxa"/>
              </w:tcPr>
            </w:tcPrChange>
          </w:tcPr>
          <w:p w:rsidR="00982BA8" w:rsidRPr="00D41486" w:rsidRDefault="00982BA8" w:rsidP="008C00B0">
            <w:pPr>
              <w:pStyle w:val="Title"/>
              <w:tabs>
                <w:tab w:val="clear" w:pos="1"/>
                <w:tab w:val="clear" w:pos="360"/>
                <w:tab w:val="clear" w:pos="540"/>
                <w:tab w:val="clear" w:pos="720"/>
                <w:tab w:val="clear" w:pos="900"/>
                <w:tab w:val="clear" w:pos="1080"/>
                <w:tab w:val="clear" w:pos="1440"/>
                <w:tab w:val="clear" w:pos="1800"/>
                <w:tab w:val="clear" w:pos="2160"/>
                <w:tab w:val="clear" w:pos="2520"/>
                <w:tab w:val="clear" w:pos="2880"/>
                <w:tab w:val="clear" w:pos="3240"/>
              </w:tabs>
              <w:spacing w:after="120"/>
              <w:rPr>
                <w:b w:val="0"/>
              </w:rPr>
            </w:pPr>
            <w:r>
              <w:t>AVERAGE RATING</w:t>
            </w:r>
          </w:p>
        </w:tc>
        <w:tc>
          <w:tcPr>
            <w:tcW w:w="1307" w:type="dxa"/>
            <w:tcPrChange w:id="210" w:author="Jana Beaver" w:date="2018-11-04T20:26:00Z">
              <w:tcPr>
                <w:tcW w:w="1307" w:type="dxa"/>
              </w:tcPr>
            </w:tcPrChange>
          </w:tcPr>
          <w:p w:rsidR="00982BA8" w:rsidRPr="00982BA8" w:rsidRDefault="00982BA8" w:rsidP="00D41486">
            <w:pPr>
              <w:pStyle w:val="Title"/>
              <w:jc w:val="left"/>
              <w:rPr>
                <w:rPrChange w:id="211" w:author="Jana Beaver" w:date="2018-11-04T20:26:00Z">
                  <w:rPr>
                    <w:b w:val="0"/>
                  </w:rPr>
                </w:rPrChange>
              </w:rPr>
            </w:pPr>
            <w:ins w:id="212" w:author="Jana Beaver" w:date="2018-11-04T20:26:00Z">
              <w:r>
                <w:t>44</w:t>
              </w:r>
            </w:ins>
          </w:p>
        </w:tc>
        <w:tc>
          <w:tcPr>
            <w:tcW w:w="1602" w:type="dxa"/>
            <w:tcPrChange w:id="213" w:author="Jana Beaver" w:date="2018-11-04T20:26:00Z">
              <w:tcPr>
                <w:tcW w:w="1602" w:type="dxa"/>
              </w:tcPr>
            </w:tcPrChange>
          </w:tcPr>
          <w:p w:rsidR="00982BA8" w:rsidRPr="00982BA8" w:rsidRDefault="00982BA8" w:rsidP="00D41486">
            <w:pPr>
              <w:pStyle w:val="Title"/>
              <w:jc w:val="left"/>
              <w:rPr>
                <w:rPrChange w:id="214" w:author="Jana Beaver" w:date="2018-11-04T20:26:00Z">
                  <w:rPr>
                    <w:b w:val="0"/>
                  </w:rPr>
                </w:rPrChange>
              </w:rPr>
            </w:pPr>
            <w:ins w:id="215" w:author="Jana Beaver" w:date="2018-11-04T20:26:00Z">
              <w:r>
                <w:t>44</w:t>
              </w:r>
            </w:ins>
          </w:p>
        </w:tc>
        <w:tc>
          <w:tcPr>
            <w:tcW w:w="1620" w:type="dxa"/>
            <w:tcPrChange w:id="216" w:author="Jana Beaver" w:date="2018-11-04T20:26:00Z">
              <w:tcPr>
                <w:tcW w:w="1620" w:type="dxa"/>
              </w:tcPr>
            </w:tcPrChange>
          </w:tcPr>
          <w:p w:rsidR="00982BA8" w:rsidRPr="00982BA8" w:rsidRDefault="00982BA8" w:rsidP="00D41486">
            <w:pPr>
              <w:pStyle w:val="Title"/>
              <w:jc w:val="left"/>
              <w:rPr>
                <w:rPrChange w:id="217" w:author="Jana Beaver" w:date="2018-11-04T20:26:00Z">
                  <w:rPr>
                    <w:b w:val="0"/>
                  </w:rPr>
                </w:rPrChange>
              </w:rPr>
            </w:pPr>
            <w:ins w:id="218" w:author="Jana Beaver" w:date="2018-11-04T20:26:00Z">
              <w:r>
                <w:t>4</w:t>
              </w:r>
              <w:r w:rsidR="00A550DC">
                <w:t>3</w:t>
              </w:r>
            </w:ins>
          </w:p>
        </w:tc>
        <w:tc>
          <w:tcPr>
            <w:tcW w:w="1656" w:type="dxa"/>
            <w:tcPrChange w:id="219" w:author="Jana Beaver" w:date="2018-11-04T20:26:00Z">
              <w:tcPr>
                <w:tcW w:w="1656" w:type="dxa"/>
              </w:tcPr>
            </w:tcPrChange>
          </w:tcPr>
          <w:p w:rsidR="00982BA8" w:rsidRPr="00982BA8" w:rsidRDefault="00982BA8" w:rsidP="00D41486">
            <w:pPr>
              <w:pStyle w:val="Title"/>
              <w:jc w:val="left"/>
              <w:rPr>
                <w:rPrChange w:id="220" w:author="Jana Beaver" w:date="2018-11-04T20:26:00Z">
                  <w:rPr>
                    <w:b w:val="0"/>
                  </w:rPr>
                </w:rPrChange>
              </w:rPr>
            </w:pPr>
            <w:ins w:id="221" w:author="Jana Beaver" w:date="2018-11-04T20:26:00Z">
              <w:r>
                <w:t>34</w:t>
              </w:r>
            </w:ins>
          </w:p>
        </w:tc>
        <w:tc>
          <w:tcPr>
            <w:tcW w:w="1656" w:type="dxa"/>
            <w:cellIns w:id="222" w:author="Jana Beaver" w:date="2018-11-04T20:26:00Z"/>
            <w:tcPrChange w:id="223" w:author="Jana Beaver" w:date="2018-11-04T20:26:00Z">
              <w:tcPr>
                <w:tcW w:w="1656" w:type="dxa"/>
                <w:cellIns w:id="224" w:author="Jana Beaver" w:date="2018-11-04T20:26:00Z"/>
              </w:tcPr>
            </w:tcPrChange>
          </w:tcPr>
          <w:p w:rsidR="00982BA8" w:rsidRPr="00982BA8" w:rsidRDefault="00982BA8" w:rsidP="00D41486">
            <w:pPr>
              <w:pStyle w:val="Title"/>
              <w:jc w:val="left"/>
            </w:pPr>
            <w:ins w:id="225" w:author="Jana Beaver" w:date="2018-11-04T20:26:00Z">
              <w:r>
                <w:t>33</w:t>
              </w:r>
            </w:ins>
          </w:p>
        </w:tc>
      </w:tr>
      <w:tr w:rsidR="00982BA8" w:rsidTr="00982BA8">
        <w:tc>
          <w:tcPr>
            <w:tcW w:w="4849" w:type="dxa"/>
            <w:tcPrChange w:id="226" w:author="Jana Beaver" w:date="2018-11-04T20:26:00Z">
              <w:tcPr>
                <w:tcW w:w="4849" w:type="dxa"/>
              </w:tcPr>
            </w:tcPrChange>
          </w:tcPr>
          <w:p w:rsidR="00982BA8" w:rsidRPr="002617CE" w:rsidRDefault="00982BA8" w:rsidP="002617CE">
            <w:pPr>
              <w:pStyle w:val="Title"/>
              <w:tabs>
                <w:tab w:val="clear" w:pos="720"/>
              </w:tabs>
              <w:spacing w:after="120"/>
              <w:jc w:val="left"/>
            </w:pPr>
            <w:r w:rsidRPr="002617CE">
              <w:t>Use the following boxes to type any comments you wish to make about the team, yourself, and each member.  I rely on your feedback to understand how well your team functioned</w:t>
            </w:r>
            <w:r>
              <w:t xml:space="preserve"> and to determine if the grade for the report will be the same grade for all members</w:t>
            </w:r>
            <w:r w:rsidRPr="002617CE">
              <w:t>.  You must make comments about each person in order to potentially receive full credit.</w:t>
            </w:r>
          </w:p>
          <w:p w:rsidR="00982BA8" w:rsidRPr="00157015" w:rsidRDefault="00982BA8" w:rsidP="002617CE">
            <w:pPr>
              <w:pStyle w:val="Title"/>
              <w:tabs>
                <w:tab w:val="clear" w:pos="720"/>
              </w:tabs>
              <w:spacing w:after="120"/>
              <w:jc w:val="left"/>
              <w:rPr>
                <w:b w:val="0"/>
              </w:rPr>
            </w:pPr>
            <w:r w:rsidRPr="00157015">
              <w:rPr>
                <w:b w:val="0"/>
              </w:rPr>
              <w:t>The font size is 8 pt. so you can fit more text. If it goes to second page, please find a way to condense your statements.</w:t>
            </w:r>
          </w:p>
        </w:tc>
        <w:tc>
          <w:tcPr>
            <w:tcW w:w="1307" w:type="dxa"/>
            <w:tcPrChange w:id="227" w:author="Jana Beaver" w:date="2018-11-04T20:26:00Z">
              <w:tcPr>
                <w:tcW w:w="1307" w:type="dxa"/>
              </w:tcPr>
            </w:tcPrChange>
          </w:tcPr>
          <w:p w:rsidR="00D41486" w:rsidRDefault="00A76039" w:rsidP="002617CE">
            <w:pPr>
              <w:pStyle w:val="Title"/>
              <w:jc w:val="left"/>
              <w:rPr>
                <w:del w:id="228" w:author="Jana Beaver" w:date="2018-11-04T20:26:00Z"/>
                <w:b w:val="0"/>
                <w:sz w:val="16"/>
                <w:szCs w:val="16"/>
              </w:rPr>
            </w:pPr>
            <w:del w:id="229" w:author="Jana Beaver" w:date="2018-11-04T20:26:00Z">
              <w:r w:rsidRPr="00A76039">
                <w:rPr>
                  <w:b w:val="0"/>
                  <w:sz w:val="16"/>
                  <w:szCs w:val="16"/>
                </w:rPr>
                <w:delText xml:space="preserve">Use this area to type any comments you wish to make about </w:delText>
              </w:r>
              <w:r w:rsidR="002617CE">
                <w:rPr>
                  <w:b w:val="0"/>
                  <w:sz w:val="16"/>
                  <w:szCs w:val="16"/>
                </w:rPr>
                <w:delText>YOURSELF</w:delText>
              </w:r>
              <w:r w:rsidRPr="00A76039">
                <w:rPr>
                  <w:b w:val="0"/>
                  <w:sz w:val="16"/>
                  <w:szCs w:val="16"/>
                </w:rPr>
                <w:delText xml:space="preserve">.  </w:delText>
              </w:r>
            </w:del>
          </w:p>
          <w:p w:rsidR="00982BA8" w:rsidRDefault="00A550DC" w:rsidP="002617CE">
            <w:pPr>
              <w:pStyle w:val="Title"/>
              <w:jc w:val="left"/>
              <w:rPr>
                <w:ins w:id="230" w:author="Jana Beaver" w:date="2018-11-04T20:26:00Z"/>
                <w:b w:val="0"/>
                <w:sz w:val="16"/>
                <w:szCs w:val="16"/>
              </w:rPr>
            </w:pPr>
            <w:ins w:id="231" w:author="Jana Beaver" w:date="2018-11-04T20:26:00Z">
              <w:r>
                <w:rPr>
                  <w:b w:val="0"/>
                  <w:sz w:val="16"/>
                  <w:szCs w:val="16"/>
                </w:rPr>
                <w:t>Nothing much to say. Did an outstanding job.</w:t>
              </w:r>
              <w:r w:rsidR="00982BA8" w:rsidRPr="00A76039">
                <w:rPr>
                  <w:b w:val="0"/>
                  <w:sz w:val="16"/>
                  <w:szCs w:val="16"/>
                </w:rPr>
                <w:t xml:space="preserve">  </w:t>
              </w:r>
            </w:ins>
          </w:p>
          <w:p w:rsidR="00982BA8" w:rsidRPr="00A76039" w:rsidRDefault="00982BA8" w:rsidP="002617CE">
            <w:pPr>
              <w:pStyle w:val="Title"/>
              <w:jc w:val="left"/>
              <w:rPr>
                <w:b w:val="0"/>
                <w:sz w:val="16"/>
                <w:szCs w:val="16"/>
              </w:rPr>
            </w:pPr>
          </w:p>
        </w:tc>
        <w:tc>
          <w:tcPr>
            <w:tcW w:w="1602" w:type="dxa"/>
            <w:tcPrChange w:id="232" w:author="Jana Beaver" w:date="2018-11-04T20:26:00Z">
              <w:tcPr>
                <w:tcW w:w="1602" w:type="dxa"/>
              </w:tcPr>
            </w:tcPrChange>
          </w:tcPr>
          <w:p w:rsidR="00982BA8" w:rsidRPr="00A76039" w:rsidRDefault="002617CE" w:rsidP="002617CE">
            <w:pPr>
              <w:pStyle w:val="Title"/>
              <w:jc w:val="left"/>
              <w:rPr>
                <w:b w:val="0"/>
                <w:sz w:val="16"/>
                <w:szCs w:val="16"/>
              </w:rPr>
            </w:pPr>
            <w:del w:id="233" w:author="Jana Beaver" w:date="2018-11-04T20:26:00Z">
              <w:r w:rsidRPr="00A76039">
                <w:rPr>
                  <w:b w:val="0"/>
                  <w:sz w:val="16"/>
                  <w:szCs w:val="16"/>
                </w:rPr>
                <w:delText xml:space="preserve">Use this area to type any comments you wish to make about </w:delText>
              </w:r>
              <w:r>
                <w:rPr>
                  <w:b w:val="0"/>
                  <w:sz w:val="16"/>
                  <w:szCs w:val="16"/>
                </w:rPr>
                <w:delText>this team member</w:delText>
              </w:r>
              <w:r w:rsidRPr="00A76039">
                <w:rPr>
                  <w:b w:val="0"/>
                  <w:sz w:val="16"/>
                  <w:szCs w:val="16"/>
                </w:rPr>
                <w:delText xml:space="preserve">.  </w:delText>
              </w:r>
            </w:del>
            <w:ins w:id="234" w:author="Jana Beaver" w:date="2018-11-04T20:26:00Z">
              <w:r w:rsidR="00A550DC">
                <w:rPr>
                  <w:b w:val="0"/>
                  <w:sz w:val="16"/>
                  <w:szCs w:val="16"/>
                </w:rPr>
                <w:t>Nothing much to say. Did an outstanding job.</w:t>
              </w:r>
            </w:ins>
          </w:p>
        </w:tc>
        <w:tc>
          <w:tcPr>
            <w:tcW w:w="1620" w:type="dxa"/>
            <w:tcPrChange w:id="235" w:author="Jana Beaver" w:date="2018-11-04T20:26:00Z">
              <w:tcPr>
                <w:tcW w:w="1620" w:type="dxa"/>
              </w:tcPr>
            </w:tcPrChange>
          </w:tcPr>
          <w:p w:rsidR="00982BA8" w:rsidRPr="00A76039" w:rsidRDefault="002617CE" w:rsidP="00D41486">
            <w:pPr>
              <w:pStyle w:val="Title"/>
              <w:jc w:val="left"/>
              <w:rPr>
                <w:b w:val="0"/>
                <w:sz w:val="16"/>
                <w:szCs w:val="16"/>
              </w:rPr>
            </w:pPr>
            <w:del w:id="236" w:author="Jana Beaver" w:date="2018-11-04T20:26:00Z">
              <w:r w:rsidRPr="00A76039">
                <w:rPr>
                  <w:b w:val="0"/>
                  <w:sz w:val="16"/>
                  <w:szCs w:val="16"/>
                </w:rPr>
                <w:delText xml:space="preserve">Use this area to type any comments you wish to make about </w:delText>
              </w:r>
              <w:r>
                <w:rPr>
                  <w:b w:val="0"/>
                  <w:sz w:val="16"/>
                  <w:szCs w:val="16"/>
                </w:rPr>
                <w:delText>this team member</w:delText>
              </w:r>
              <w:r w:rsidRPr="00A76039">
                <w:rPr>
                  <w:b w:val="0"/>
                  <w:sz w:val="16"/>
                  <w:szCs w:val="16"/>
                </w:rPr>
                <w:delText xml:space="preserve">.  </w:delText>
              </w:r>
            </w:del>
            <w:ins w:id="237" w:author="Jana Beaver" w:date="2018-11-04T20:26:00Z">
              <w:r w:rsidR="00A550DC">
                <w:rPr>
                  <w:b w:val="0"/>
                  <w:sz w:val="16"/>
                  <w:szCs w:val="16"/>
                </w:rPr>
                <w:t>Nothing much to say. Did an outstanding job.</w:t>
              </w:r>
              <w:r w:rsidR="00982BA8" w:rsidRPr="00A76039">
                <w:rPr>
                  <w:b w:val="0"/>
                  <w:sz w:val="16"/>
                  <w:szCs w:val="16"/>
                </w:rPr>
                <w:t xml:space="preserve">  </w:t>
              </w:r>
            </w:ins>
          </w:p>
        </w:tc>
        <w:tc>
          <w:tcPr>
            <w:tcW w:w="1656" w:type="dxa"/>
            <w:tcPrChange w:id="238" w:author="Jana Beaver" w:date="2018-11-04T20:26:00Z">
              <w:tcPr>
                <w:tcW w:w="1656" w:type="dxa"/>
              </w:tcPr>
            </w:tcPrChange>
          </w:tcPr>
          <w:p w:rsidR="00982BA8" w:rsidRPr="00A76039" w:rsidRDefault="002617CE" w:rsidP="00D41486">
            <w:pPr>
              <w:pStyle w:val="Title"/>
              <w:jc w:val="left"/>
              <w:rPr>
                <w:b w:val="0"/>
                <w:sz w:val="16"/>
                <w:szCs w:val="16"/>
              </w:rPr>
            </w:pPr>
            <w:del w:id="239" w:author="Jana Beaver" w:date="2018-11-04T20:26:00Z">
              <w:r w:rsidRPr="00A76039">
                <w:rPr>
                  <w:b w:val="0"/>
                  <w:sz w:val="16"/>
                  <w:szCs w:val="16"/>
                </w:rPr>
                <w:delText xml:space="preserve">Use this area to type any comments you wish to make about </w:delText>
              </w:r>
              <w:r>
                <w:rPr>
                  <w:b w:val="0"/>
                  <w:sz w:val="16"/>
                  <w:szCs w:val="16"/>
                </w:rPr>
                <w:delText>this team member</w:delText>
              </w:r>
              <w:r w:rsidRPr="00A76039">
                <w:rPr>
                  <w:b w:val="0"/>
                  <w:sz w:val="16"/>
                  <w:szCs w:val="16"/>
                </w:rPr>
                <w:delText xml:space="preserve">.  </w:delText>
              </w:r>
            </w:del>
            <w:ins w:id="240" w:author="Jana Beaver" w:date="2018-11-04T20:26:00Z">
              <w:r w:rsidR="00982BA8">
                <w:rPr>
                  <w:b w:val="0"/>
                  <w:sz w:val="16"/>
                  <w:szCs w:val="16"/>
                </w:rPr>
                <w:t>Absent for some time but made contact in the middle of the assignment progress.</w:t>
              </w:r>
              <w:r w:rsidR="00A550DC">
                <w:rPr>
                  <w:b w:val="0"/>
                  <w:sz w:val="16"/>
                  <w:szCs w:val="16"/>
                </w:rPr>
                <w:t xml:space="preserve"> Was </w:t>
              </w:r>
              <w:proofErr w:type="gramStart"/>
              <w:r w:rsidR="00A550DC">
                <w:rPr>
                  <w:b w:val="0"/>
                  <w:sz w:val="16"/>
                  <w:szCs w:val="16"/>
                </w:rPr>
                <w:t>really helpful</w:t>
              </w:r>
              <w:proofErr w:type="gramEnd"/>
              <w:r w:rsidR="00A550DC">
                <w:rPr>
                  <w:b w:val="0"/>
                  <w:sz w:val="16"/>
                  <w:szCs w:val="16"/>
                </w:rPr>
                <w:t xml:space="preserve"> once he began participating.</w:t>
              </w:r>
              <w:r w:rsidR="00982BA8" w:rsidRPr="00A76039">
                <w:rPr>
                  <w:b w:val="0"/>
                  <w:sz w:val="16"/>
                  <w:szCs w:val="16"/>
                </w:rPr>
                <w:t xml:space="preserve">  </w:t>
              </w:r>
            </w:ins>
          </w:p>
        </w:tc>
        <w:tc>
          <w:tcPr>
            <w:tcW w:w="1656" w:type="dxa"/>
            <w:cellIns w:id="241" w:author="Jana Beaver" w:date="2018-11-04T20:26:00Z"/>
            <w:tcPrChange w:id="242" w:author="Jana Beaver" w:date="2018-11-04T20:26:00Z">
              <w:tcPr>
                <w:tcW w:w="1656" w:type="dxa"/>
                <w:cellIns w:id="243" w:author="Jana Beaver" w:date="2018-11-04T20:26:00Z"/>
              </w:tcPr>
            </w:tcPrChange>
          </w:tcPr>
          <w:p w:rsidR="00982BA8" w:rsidRPr="00A76039" w:rsidRDefault="00982BA8" w:rsidP="00D41486">
            <w:pPr>
              <w:pStyle w:val="Title"/>
              <w:jc w:val="left"/>
              <w:rPr>
                <w:b w:val="0"/>
                <w:sz w:val="16"/>
                <w:szCs w:val="16"/>
              </w:rPr>
            </w:pPr>
            <w:ins w:id="244" w:author="Jana Beaver" w:date="2018-11-04T20:26:00Z">
              <w:r>
                <w:rPr>
                  <w:b w:val="0"/>
                  <w:sz w:val="16"/>
                  <w:szCs w:val="16"/>
                </w:rPr>
                <w:t xml:space="preserve">Was not part of the group for </w:t>
              </w:r>
              <w:proofErr w:type="gramStart"/>
              <w:r>
                <w:rPr>
                  <w:b w:val="0"/>
                  <w:sz w:val="16"/>
                  <w:szCs w:val="16"/>
                </w:rPr>
                <w:t>the majority of</w:t>
              </w:r>
              <w:proofErr w:type="gramEnd"/>
              <w:r>
                <w:rPr>
                  <w:b w:val="0"/>
                  <w:sz w:val="16"/>
                  <w:szCs w:val="16"/>
                </w:rPr>
                <w:t xml:space="preserve"> the time. However, he worked timely and diligently when given assignment, </w:t>
              </w:r>
            </w:ins>
          </w:p>
        </w:tc>
      </w:tr>
    </w:tbl>
    <w:p w:rsidR="00EB434C" w:rsidRDefault="00EB434C" w:rsidP="00A76039">
      <w:pPr>
        <w:pStyle w:val="Title"/>
        <w:jc w:val="left"/>
      </w:pPr>
    </w:p>
    <w:sectPr w:rsidR="00EB434C" w:rsidSect="00A76039">
      <w:headerReference w:type="default" r:id="rId7"/>
      <w:footerReference w:type="default" r:id="rId8"/>
      <w:footnotePr>
        <w:numRestart w:val="eachPage"/>
      </w:footnotePr>
      <w:pgSz w:w="12240" w:h="15840" w:code="1"/>
      <w:pgMar w:top="720" w:right="720" w:bottom="720" w:left="720" w:header="720" w:footer="720" w:gutter="0"/>
      <w:pgNumType w:start="19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A2B03" w:rsidRDefault="00AA2B03">
      <w:r>
        <w:separator/>
      </w:r>
    </w:p>
  </w:endnote>
  <w:endnote w:type="continuationSeparator" w:id="0">
    <w:p w:rsidR="00AA2B03" w:rsidRDefault="00AA2B03">
      <w:r>
        <w:continuationSeparator/>
      </w:r>
    </w:p>
  </w:endnote>
  <w:endnote w:type="continuationNotice" w:id="1">
    <w:p w:rsidR="00AA2B03" w:rsidRDefault="00AA2B03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  <w:embedRegular r:id="rId1" w:fontKey="{56475A90-4C31-49C1-8E45-5CD308A7CBBA}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2" w:fontKey="{423E66BC-E4D2-42BB-8F1B-4C3B7EE87D21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3" w:fontKey="{40192443-891C-477A-B8EF-96CE17AFE89C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4E5AB4E7-6635-4655-85A4-19F80E8CCF75}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5" w:fontKey="{810B9F60-EEC8-4CDD-826D-8375C888CE21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550DC" w:rsidRDefault="00A550D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A2B03" w:rsidRDefault="00AA2B03">
      <w:r>
        <w:separator/>
      </w:r>
    </w:p>
  </w:footnote>
  <w:footnote w:type="continuationSeparator" w:id="0">
    <w:p w:rsidR="00AA2B03" w:rsidRDefault="00AA2B03">
      <w:r>
        <w:continuationSeparator/>
      </w:r>
    </w:p>
  </w:footnote>
  <w:footnote w:type="continuationNotice" w:id="1">
    <w:p w:rsidR="00AA2B03" w:rsidRDefault="00AA2B03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B434C" w:rsidRDefault="00EB434C">
    <w:pPr>
      <w:pStyle w:val="Header"/>
      <w:tabs>
        <w:tab w:val="clear" w:pos="4320"/>
        <w:tab w:val="right" w:pos="6300"/>
        <w:tab w:val="right" w:pos="9360"/>
      </w:tabs>
      <w:rPr>
        <w:rFonts w:ascii="Arial" w:hAnsi="Arial" w:cs="Arial"/>
      </w:rPr>
    </w:pPr>
    <w:r>
      <w:rPr>
        <w:rFonts w:ascii="Arial" w:hAnsi="Arial" w:cs="Arial"/>
        <w:i/>
        <w:iCs/>
        <w:sz w:val="20"/>
      </w:rP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9"/>
    <w:multiLevelType w:val="singleLevel"/>
    <w:tmpl w:val="34782AB4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FFFFFFFE"/>
    <w:multiLevelType w:val="singleLevel"/>
    <w:tmpl w:val="FFFFFFFF"/>
    <w:lvl w:ilvl="0">
      <w:numFmt w:val="decimal"/>
      <w:lvlText w:val="*"/>
      <w:lvlJc w:val="left"/>
    </w:lvl>
  </w:abstractNum>
  <w:abstractNum w:abstractNumId="2" w15:restartNumberingAfterBreak="0">
    <w:nsid w:val="00BB35AF"/>
    <w:multiLevelType w:val="hybridMultilevel"/>
    <w:tmpl w:val="FA789B1E"/>
    <w:lvl w:ilvl="0" w:tplc="4E9C3978">
      <w:start w:val="1"/>
      <w:numFmt w:val="bullet"/>
      <w:lvlText w:val=""/>
      <w:lvlJc w:val="left"/>
      <w:pPr>
        <w:tabs>
          <w:tab w:val="num" w:pos="432"/>
        </w:tabs>
        <w:ind w:left="432" w:hanging="432"/>
      </w:pPr>
      <w:rPr>
        <w:rFonts w:ascii="Symbol" w:hAnsi="Symbol" w:hint="default"/>
        <w:b/>
        <w:i w:val="0"/>
        <w:sz w:val="24"/>
        <w:szCs w:val="22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6144A56"/>
    <w:multiLevelType w:val="hybridMultilevel"/>
    <w:tmpl w:val="02B655D6"/>
    <w:lvl w:ilvl="0" w:tplc="B5422CB4">
      <w:start w:val="1"/>
      <w:numFmt w:val="decimal"/>
      <w:lvlText w:val="%1."/>
      <w:lvlJc w:val="left"/>
      <w:pPr>
        <w:tabs>
          <w:tab w:val="num" w:pos="361"/>
        </w:tabs>
        <w:ind w:left="361" w:hanging="360"/>
      </w:pPr>
      <w:rPr>
        <w:rFonts w:hint="default"/>
        <w:b w:val="0"/>
        <w:i w:val="0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11A113D6"/>
    <w:multiLevelType w:val="hybridMultilevel"/>
    <w:tmpl w:val="3A38D52C"/>
    <w:lvl w:ilvl="0" w:tplc="F2903540">
      <w:start w:val="1"/>
      <w:numFmt w:val="bullet"/>
      <w:lvlText w:val=""/>
      <w:lvlJc w:val="left"/>
      <w:pPr>
        <w:tabs>
          <w:tab w:val="num" w:pos="432"/>
        </w:tabs>
        <w:ind w:left="432" w:hanging="432"/>
      </w:pPr>
      <w:rPr>
        <w:rFonts w:ascii="Symbol" w:hAnsi="Symbol" w:hint="default"/>
        <w:b/>
        <w:i w:val="0"/>
        <w:sz w:val="24"/>
        <w:szCs w:val="22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2894628"/>
    <w:multiLevelType w:val="singleLevel"/>
    <w:tmpl w:val="0C16E9F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6" w15:restartNumberingAfterBreak="0">
    <w:nsid w:val="13A024E3"/>
    <w:multiLevelType w:val="hybridMultilevel"/>
    <w:tmpl w:val="931ADC8C"/>
    <w:lvl w:ilvl="0" w:tplc="44F61CAC">
      <w:start w:val="1"/>
      <w:numFmt w:val="bullet"/>
      <w:lvlText w:val=""/>
      <w:lvlJc w:val="left"/>
      <w:pPr>
        <w:tabs>
          <w:tab w:val="num" w:pos="1800"/>
        </w:tabs>
        <w:ind w:left="1800" w:hanging="288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7200"/>
        </w:tabs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920"/>
        </w:tabs>
        <w:ind w:left="7920" w:hanging="360"/>
      </w:pPr>
      <w:rPr>
        <w:rFonts w:ascii="Wingdings" w:hAnsi="Wingdings" w:hint="default"/>
      </w:rPr>
    </w:lvl>
  </w:abstractNum>
  <w:abstractNum w:abstractNumId="7" w15:restartNumberingAfterBreak="0">
    <w:nsid w:val="14EF3854"/>
    <w:multiLevelType w:val="hybridMultilevel"/>
    <w:tmpl w:val="BBB6D38A"/>
    <w:lvl w:ilvl="0" w:tplc="0A862E22">
      <w:start w:val="1"/>
      <w:numFmt w:val="bullet"/>
      <w:lvlText w:val=""/>
      <w:lvlJc w:val="left"/>
      <w:pPr>
        <w:tabs>
          <w:tab w:val="num" w:pos="432"/>
        </w:tabs>
        <w:ind w:left="432" w:hanging="432"/>
      </w:pPr>
      <w:rPr>
        <w:rFonts w:ascii="Symbol" w:hAnsi="Symbol" w:hint="default"/>
        <w:b/>
        <w:i w:val="0"/>
        <w:sz w:val="24"/>
        <w:szCs w:val="22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7344E72"/>
    <w:multiLevelType w:val="hybridMultilevel"/>
    <w:tmpl w:val="2AFC71EC"/>
    <w:lvl w:ilvl="0" w:tplc="ACD6180E">
      <w:start w:val="1"/>
      <w:numFmt w:val="bullet"/>
      <w:lvlText w:val=""/>
      <w:lvlJc w:val="left"/>
      <w:pPr>
        <w:tabs>
          <w:tab w:val="num" w:pos="432"/>
        </w:tabs>
        <w:ind w:left="432" w:hanging="432"/>
      </w:pPr>
      <w:rPr>
        <w:rFonts w:ascii="Symbol" w:hAnsi="Symbol" w:hint="default"/>
        <w:b/>
        <w:i w:val="0"/>
        <w:sz w:val="24"/>
        <w:szCs w:val="22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A9E6258"/>
    <w:multiLevelType w:val="hybridMultilevel"/>
    <w:tmpl w:val="70D873C4"/>
    <w:lvl w:ilvl="0" w:tplc="72941746">
      <w:start w:val="1"/>
      <w:numFmt w:val="bullet"/>
      <w:lvlText w:val=""/>
      <w:lvlJc w:val="left"/>
      <w:pPr>
        <w:tabs>
          <w:tab w:val="num" w:pos="432"/>
        </w:tabs>
        <w:ind w:left="432" w:hanging="432"/>
      </w:pPr>
      <w:rPr>
        <w:rFonts w:ascii="Symbol" w:hAnsi="Symbol" w:hint="default"/>
        <w:b/>
        <w:i w:val="0"/>
        <w:sz w:val="24"/>
        <w:szCs w:val="22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BEF53A1"/>
    <w:multiLevelType w:val="hybridMultilevel"/>
    <w:tmpl w:val="3A622476"/>
    <w:lvl w:ilvl="0" w:tplc="44F61CAC">
      <w:start w:val="1"/>
      <w:numFmt w:val="bullet"/>
      <w:lvlText w:val=""/>
      <w:lvlJc w:val="left"/>
      <w:pPr>
        <w:tabs>
          <w:tab w:val="num" w:pos="1195"/>
        </w:tabs>
        <w:ind w:left="1195" w:hanging="288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275"/>
        </w:tabs>
        <w:ind w:left="227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995"/>
        </w:tabs>
        <w:ind w:left="299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715"/>
        </w:tabs>
        <w:ind w:left="371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435"/>
        </w:tabs>
        <w:ind w:left="443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155"/>
        </w:tabs>
        <w:ind w:left="515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875"/>
        </w:tabs>
        <w:ind w:left="587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595"/>
        </w:tabs>
        <w:ind w:left="659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315"/>
        </w:tabs>
        <w:ind w:left="7315" w:hanging="360"/>
      </w:pPr>
      <w:rPr>
        <w:rFonts w:ascii="Wingdings" w:hAnsi="Wingdings" w:hint="default"/>
      </w:rPr>
    </w:lvl>
  </w:abstractNum>
  <w:abstractNum w:abstractNumId="11" w15:restartNumberingAfterBreak="0">
    <w:nsid w:val="1C506C37"/>
    <w:multiLevelType w:val="hybridMultilevel"/>
    <w:tmpl w:val="D4205EF0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 w15:restartNumberingAfterBreak="0">
    <w:nsid w:val="1E9D360F"/>
    <w:multiLevelType w:val="hybridMultilevel"/>
    <w:tmpl w:val="5BEAA06E"/>
    <w:lvl w:ilvl="0" w:tplc="11264048">
      <w:start w:val="1"/>
      <w:numFmt w:val="decimal"/>
      <w:lvlText w:val="%1."/>
      <w:lvlJc w:val="right"/>
      <w:pPr>
        <w:tabs>
          <w:tab w:val="num" w:pos="432"/>
        </w:tabs>
        <w:ind w:left="432" w:hanging="144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 w15:restartNumberingAfterBreak="0">
    <w:nsid w:val="23676688"/>
    <w:multiLevelType w:val="hybridMultilevel"/>
    <w:tmpl w:val="9C8AC56A"/>
    <w:lvl w:ilvl="0" w:tplc="44F61CAC">
      <w:start w:val="1"/>
      <w:numFmt w:val="bullet"/>
      <w:lvlText w:val=""/>
      <w:lvlJc w:val="left"/>
      <w:pPr>
        <w:tabs>
          <w:tab w:val="num" w:pos="1800"/>
        </w:tabs>
        <w:ind w:left="1800" w:hanging="288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7200"/>
        </w:tabs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920"/>
        </w:tabs>
        <w:ind w:left="7920" w:hanging="360"/>
      </w:pPr>
      <w:rPr>
        <w:rFonts w:ascii="Wingdings" w:hAnsi="Wingdings" w:hint="default"/>
      </w:rPr>
    </w:lvl>
  </w:abstractNum>
  <w:abstractNum w:abstractNumId="14" w15:restartNumberingAfterBreak="0">
    <w:nsid w:val="27575E5C"/>
    <w:multiLevelType w:val="hybridMultilevel"/>
    <w:tmpl w:val="64E2B83A"/>
    <w:lvl w:ilvl="0" w:tplc="35FA22A4">
      <w:start w:val="1"/>
      <w:numFmt w:val="decimal"/>
      <w:lvlText w:val="%1."/>
      <w:lvlJc w:val="left"/>
      <w:pPr>
        <w:tabs>
          <w:tab w:val="num" w:pos="361"/>
        </w:tabs>
        <w:ind w:left="361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5" w15:restartNumberingAfterBreak="0">
    <w:nsid w:val="275C30F7"/>
    <w:multiLevelType w:val="hybridMultilevel"/>
    <w:tmpl w:val="1C9005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8DB0EBB"/>
    <w:multiLevelType w:val="hybridMultilevel"/>
    <w:tmpl w:val="9F12EBC2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7" w15:restartNumberingAfterBreak="0">
    <w:nsid w:val="2F102C39"/>
    <w:multiLevelType w:val="hybridMultilevel"/>
    <w:tmpl w:val="2AFC71EC"/>
    <w:lvl w:ilvl="0" w:tplc="411C3EC4">
      <w:start w:val="1"/>
      <w:numFmt w:val="bullet"/>
      <w:lvlText w:val=""/>
      <w:lvlJc w:val="left"/>
      <w:pPr>
        <w:tabs>
          <w:tab w:val="num" w:pos="432"/>
        </w:tabs>
        <w:ind w:left="432" w:hanging="432"/>
      </w:pPr>
      <w:rPr>
        <w:rFonts w:ascii="Symbol" w:hAnsi="Symbol" w:hint="default"/>
        <w:b/>
        <w:i w:val="0"/>
        <w:sz w:val="24"/>
        <w:szCs w:val="22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4462B7C"/>
    <w:multiLevelType w:val="hybridMultilevel"/>
    <w:tmpl w:val="957A1588"/>
    <w:lvl w:ilvl="0" w:tplc="4E9C3978">
      <w:start w:val="1"/>
      <w:numFmt w:val="bullet"/>
      <w:lvlText w:val=""/>
      <w:lvlJc w:val="left"/>
      <w:pPr>
        <w:tabs>
          <w:tab w:val="num" w:pos="432"/>
        </w:tabs>
        <w:ind w:left="432" w:hanging="432"/>
      </w:pPr>
      <w:rPr>
        <w:rFonts w:ascii="Symbol" w:hAnsi="Symbol" w:hint="default"/>
        <w:b/>
        <w:i w:val="0"/>
        <w:sz w:val="24"/>
        <w:szCs w:val="22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8E603D1"/>
    <w:multiLevelType w:val="hybridMultilevel"/>
    <w:tmpl w:val="0F1C2838"/>
    <w:lvl w:ilvl="0" w:tplc="44F61CAC">
      <w:start w:val="1"/>
      <w:numFmt w:val="bullet"/>
      <w:lvlText w:val=""/>
      <w:lvlJc w:val="left"/>
      <w:pPr>
        <w:tabs>
          <w:tab w:val="num" w:pos="360"/>
        </w:tabs>
        <w:ind w:left="360" w:hanging="288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99C648C"/>
    <w:multiLevelType w:val="hybridMultilevel"/>
    <w:tmpl w:val="2AFC71EC"/>
    <w:lvl w:ilvl="0" w:tplc="472485D2">
      <w:start w:val="1"/>
      <w:numFmt w:val="bullet"/>
      <w:lvlText w:val=""/>
      <w:lvlJc w:val="left"/>
      <w:pPr>
        <w:tabs>
          <w:tab w:val="num" w:pos="432"/>
        </w:tabs>
        <w:ind w:left="432" w:hanging="432"/>
      </w:pPr>
      <w:rPr>
        <w:rFonts w:ascii="Symbol" w:hAnsi="Symbol" w:hint="default"/>
        <w:b/>
        <w:i w:val="0"/>
        <w:sz w:val="24"/>
        <w:szCs w:val="22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C1E7B7F"/>
    <w:multiLevelType w:val="hybridMultilevel"/>
    <w:tmpl w:val="04382092"/>
    <w:lvl w:ilvl="0" w:tplc="FFFFFFF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FFFFFFFF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2" w:tplc="FFFFFFFF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2" w15:restartNumberingAfterBreak="0">
    <w:nsid w:val="3E601B97"/>
    <w:multiLevelType w:val="hybridMultilevel"/>
    <w:tmpl w:val="588A3E98"/>
    <w:lvl w:ilvl="0" w:tplc="44F61CAC">
      <w:start w:val="1"/>
      <w:numFmt w:val="bullet"/>
      <w:lvlText w:val=""/>
      <w:lvlJc w:val="left"/>
      <w:pPr>
        <w:tabs>
          <w:tab w:val="num" w:pos="2520"/>
        </w:tabs>
        <w:ind w:left="2520" w:hanging="288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7200"/>
        </w:tabs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7920"/>
        </w:tabs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8640"/>
        </w:tabs>
        <w:ind w:left="8640" w:hanging="360"/>
      </w:pPr>
      <w:rPr>
        <w:rFonts w:ascii="Wingdings" w:hAnsi="Wingdings" w:hint="default"/>
      </w:rPr>
    </w:lvl>
  </w:abstractNum>
  <w:abstractNum w:abstractNumId="23" w15:restartNumberingAfterBreak="0">
    <w:nsid w:val="426C6560"/>
    <w:multiLevelType w:val="hybridMultilevel"/>
    <w:tmpl w:val="CF8CA8EA"/>
    <w:lvl w:ilvl="0" w:tplc="0952F4D8">
      <w:start w:val="1"/>
      <w:numFmt w:val="decimal"/>
      <w:lvlText w:val="%1."/>
      <w:lvlJc w:val="right"/>
      <w:pPr>
        <w:tabs>
          <w:tab w:val="num" w:pos="360"/>
        </w:tabs>
        <w:ind w:left="360" w:hanging="72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4" w15:restartNumberingAfterBreak="0">
    <w:nsid w:val="42904C88"/>
    <w:multiLevelType w:val="hybridMultilevel"/>
    <w:tmpl w:val="957A1588"/>
    <w:lvl w:ilvl="0" w:tplc="4E9C3978">
      <w:start w:val="1"/>
      <w:numFmt w:val="bullet"/>
      <w:lvlText w:val=""/>
      <w:lvlJc w:val="left"/>
      <w:pPr>
        <w:tabs>
          <w:tab w:val="num" w:pos="432"/>
        </w:tabs>
        <w:ind w:left="432" w:hanging="432"/>
      </w:pPr>
      <w:rPr>
        <w:rFonts w:ascii="Symbol" w:hAnsi="Symbol" w:hint="default"/>
        <w:b/>
        <w:i w:val="0"/>
        <w:sz w:val="24"/>
        <w:szCs w:val="22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3C51E49"/>
    <w:multiLevelType w:val="hybridMultilevel"/>
    <w:tmpl w:val="BB0EBAD2"/>
    <w:lvl w:ilvl="0" w:tplc="79C05C84">
      <w:start w:val="1"/>
      <w:numFmt w:val="bullet"/>
      <w:lvlText w:val=""/>
      <w:lvlJc w:val="left"/>
      <w:pPr>
        <w:tabs>
          <w:tab w:val="num" w:pos="432"/>
        </w:tabs>
        <w:ind w:left="432" w:hanging="432"/>
      </w:pPr>
      <w:rPr>
        <w:rFonts w:ascii="Symbol" w:hAnsi="Symbol" w:hint="default"/>
        <w:b/>
        <w:i w:val="0"/>
        <w:sz w:val="24"/>
        <w:szCs w:val="22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9F154E3"/>
    <w:multiLevelType w:val="hybridMultilevel"/>
    <w:tmpl w:val="A66612E4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7" w15:restartNumberingAfterBreak="0">
    <w:nsid w:val="4CF16F24"/>
    <w:multiLevelType w:val="hybridMultilevel"/>
    <w:tmpl w:val="1C9005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F262294"/>
    <w:multiLevelType w:val="singleLevel"/>
    <w:tmpl w:val="1A0EFB6C"/>
    <w:lvl w:ilvl="0">
      <w:numFmt w:val="bullet"/>
      <w:lvlText w:val=""/>
      <w:lvlJc w:val="left"/>
      <w:pPr>
        <w:tabs>
          <w:tab w:val="num" w:pos="360"/>
        </w:tabs>
        <w:ind w:left="360" w:hanging="360"/>
      </w:pPr>
      <w:rPr>
        <w:rFonts w:ascii="Wingdings 2" w:hAnsi="Wingdings 2" w:hint="default"/>
      </w:rPr>
    </w:lvl>
  </w:abstractNum>
  <w:abstractNum w:abstractNumId="29" w15:restartNumberingAfterBreak="0">
    <w:nsid w:val="51E46AB6"/>
    <w:multiLevelType w:val="hybridMultilevel"/>
    <w:tmpl w:val="D63EC204"/>
    <w:lvl w:ilvl="0" w:tplc="44F61CAC">
      <w:start w:val="1"/>
      <w:numFmt w:val="bullet"/>
      <w:lvlText w:val=""/>
      <w:lvlJc w:val="left"/>
      <w:pPr>
        <w:tabs>
          <w:tab w:val="num" w:pos="1195"/>
        </w:tabs>
        <w:ind w:left="1195" w:hanging="288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275"/>
        </w:tabs>
        <w:ind w:left="227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995"/>
        </w:tabs>
        <w:ind w:left="299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715"/>
        </w:tabs>
        <w:ind w:left="371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435"/>
        </w:tabs>
        <w:ind w:left="443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155"/>
        </w:tabs>
        <w:ind w:left="515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875"/>
        </w:tabs>
        <w:ind w:left="587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595"/>
        </w:tabs>
        <w:ind w:left="659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315"/>
        </w:tabs>
        <w:ind w:left="7315" w:hanging="360"/>
      </w:pPr>
      <w:rPr>
        <w:rFonts w:ascii="Wingdings" w:hAnsi="Wingdings" w:hint="default"/>
      </w:rPr>
    </w:lvl>
  </w:abstractNum>
  <w:abstractNum w:abstractNumId="30" w15:restartNumberingAfterBreak="0">
    <w:nsid w:val="52B64578"/>
    <w:multiLevelType w:val="hybridMultilevel"/>
    <w:tmpl w:val="BB1CA5F6"/>
    <w:lvl w:ilvl="0" w:tplc="35FA22A4">
      <w:start w:val="1"/>
      <w:numFmt w:val="decimal"/>
      <w:lvlText w:val="%1."/>
      <w:lvlJc w:val="left"/>
      <w:pPr>
        <w:tabs>
          <w:tab w:val="num" w:pos="361"/>
        </w:tabs>
        <w:ind w:left="36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1" w15:restartNumberingAfterBreak="0">
    <w:nsid w:val="551B24E0"/>
    <w:multiLevelType w:val="hybridMultilevel"/>
    <w:tmpl w:val="51AC885E"/>
    <w:lvl w:ilvl="0" w:tplc="A9768E12">
      <w:start w:val="1"/>
      <w:numFmt w:val="bullet"/>
      <w:lvlText w:val=""/>
      <w:lvlJc w:val="left"/>
      <w:pPr>
        <w:tabs>
          <w:tab w:val="num" w:pos="432"/>
        </w:tabs>
        <w:ind w:left="432" w:hanging="432"/>
      </w:pPr>
      <w:rPr>
        <w:rFonts w:ascii="Symbol" w:hAnsi="Symbol" w:hint="default"/>
        <w:b/>
        <w:i w:val="0"/>
        <w:sz w:val="24"/>
        <w:szCs w:val="22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59D24E2"/>
    <w:multiLevelType w:val="hybridMultilevel"/>
    <w:tmpl w:val="FA789B1E"/>
    <w:lvl w:ilvl="0" w:tplc="EA9020EE">
      <w:start w:val="1"/>
      <w:numFmt w:val="bullet"/>
      <w:lvlText w:val=""/>
      <w:lvlJc w:val="left"/>
      <w:pPr>
        <w:tabs>
          <w:tab w:val="num" w:pos="432"/>
        </w:tabs>
        <w:ind w:left="432" w:hanging="432"/>
      </w:pPr>
      <w:rPr>
        <w:rFonts w:ascii="Symbol" w:hAnsi="Symbol" w:hint="default"/>
        <w:b/>
        <w:i w:val="0"/>
        <w:sz w:val="24"/>
        <w:szCs w:val="22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A5A6F06"/>
    <w:multiLevelType w:val="singleLevel"/>
    <w:tmpl w:val="1A0EFB6C"/>
    <w:lvl w:ilvl="0">
      <w:numFmt w:val="bullet"/>
      <w:lvlText w:val=""/>
      <w:lvlJc w:val="left"/>
      <w:pPr>
        <w:tabs>
          <w:tab w:val="num" w:pos="360"/>
        </w:tabs>
        <w:ind w:left="360" w:hanging="360"/>
      </w:pPr>
      <w:rPr>
        <w:rFonts w:ascii="Wingdings 2" w:hAnsi="Wingdings 2" w:hint="default"/>
      </w:rPr>
    </w:lvl>
  </w:abstractNum>
  <w:abstractNum w:abstractNumId="34" w15:restartNumberingAfterBreak="0">
    <w:nsid w:val="5B395577"/>
    <w:multiLevelType w:val="hybridMultilevel"/>
    <w:tmpl w:val="51AC885E"/>
    <w:lvl w:ilvl="0" w:tplc="FAD213AE">
      <w:start w:val="1"/>
      <w:numFmt w:val="bullet"/>
      <w:lvlText w:val=""/>
      <w:lvlJc w:val="left"/>
      <w:pPr>
        <w:tabs>
          <w:tab w:val="num" w:pos="432"/>
        </w:tabs>
        <w:ind w:left="432" w:hanging="432"/>
      </w:pPr>
      <w:rPr>
        <w:rFonts w:ascii="Symbol" w:hAnsi="Symbol" w:hint="default"/>
        <w:b/>
        <w:i w:val="0"/>
        <w:sz w:val="24"/>
        <w:szCs w:val="22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308006D"/>
    <w:multiLevelType w:val="hybridMultilevel"/>
    <w:tmpl w:val="9148ED34"/>
    <w:lvl w:ilvl="0" w:tplc="596858BE">
      <w:start w:val="1"/>
      <w:numFmt w:val="bullet"/>
      <w:lvlText w:val=""/>
      <w:lvlJc w:val="left"/>
      <w:pPr>
        <w:tabs>
          <w:tab w:val="num" w:pos="432"/>
        </w:tabs>
        <w:ind w:left="432" w:hanging="432"/>
      </w:pPr>
      <w:rPr>
        <w:rFonts w:ascii="Symbol" w:hAnsi="Symbol" w:hint="default"/>
        <w:b/>
        <w:i w:val="0"/>
        <w:sz w:val="24"/>
        <w:szCs w:val="22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53A2DB2"/>
    <w:multiLevelType w:val="hybridMultilevel"/>
    <w:tmpl w:val="62164290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37" w15:restartNumberingAfterBreak="0">
    <w:nsid w:val="6BD17D09"/>
    <w:multiLevelType w:val="hybridMultilevel"/>
    <w:tmpl w:val="5186D9D2"/>
    <w:lvl w:ilvl="0" w:tplc="9DE2535E">
      <w:start w:val="1"/>
      <w:numFmt w:val="decimal"/>
      <w:lvlText w:val="%1."/>
      <w:lvlJc w:val="right"/>
      <w:pPr>
        <w:tabs>
          <w:tab w:val="num" w:pos="360"/>
        </w:tabs>
        <w:ind w:left="360" w:hanging="72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8" w15:restartNumberingAfterBreak="0">
    <w:nsid w:val="6CAC44C8"/>
    <w:multiLevelType w:val="hybridMultilevel"/>
    <w:tmpl w:val="D14001D8"/>
    <w:lvl w:ilvl="0" w:tplc="44F61CAC">
      <w:start w:val="1"/>
      <w:numFmt w:val="bullet"/>
      <w:lvlText w:val=""/>
      <w:lvlJc w:val="left"/>
      <w:pPr>
        <w:tabs>
          <w:tab w:val="num" w:pos="288"/>
        </w:tabs>
        <w:ind w:left="288" w:hanging="288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368"/>
        </w:tabs>
        <w:ind w:left="136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088"/>
        </w:tabs>
        <w:ind w:left="208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08"/>
        </w:tabs>
        <w:ind w:left="280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528"/>
        </w:tabs>
        <w:ind w:left="352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248"/>
        </w:tabs>
        <w:ind w:left="424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968"/>
        </w:tabs>
        <w:ind w:left="496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688"/>
        </w:tabs>
        <w:ind w:left="568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08"/>
        </w:tabs>
        <w:ind w:left="6408" w:hanging="360"/>
      </w:pPr>
      <w:rPr>
        <w:rFonts w:ascii="Wingdings" w:hAnsi="Wingdings" w:hint="default"/>
      </w:rPr>
    </w:lvl>
  </w:abstractNum>
  <w:abstractNum w:abstractNumId="39" w15:restartNumberingAfterBreak="0">
    <w:nsid w:val="6DF04F61"/>
    <w:multiLevelType w:val="hybridMultilevel"/>
    <w:tmpl w:val="7D7C7F7E"/>
    <w:lvl w:ilvl="0" w:tplc="35FA22A4">
      <w:start w:val="1"/>
      <w:numFmt w:val="decimal"/>
      <w:lvlText w:val="%1."/>
      <w:lvlJc w:val="left"/>
      <w:pPr>
        <w:tabs>
          <w:tab w:val="num" w:pos="361"/>
        </w:tabs>
        <w:ind w:left="361" w:hanging="360"/>
      </w:pPr>
      <w:rPr>
        <w:rFonts w:hint="default"/>
      </w:rPr>
    </w:lvl>
    <w:lvl w:ilvl="1" w:tplc="8E745CF4">
      <w:start w:val="1"/>
      <w:numFmt w:val="decimal"/>
      <w:lvlText w:val="%2."/>
      <w:lvlJc w:val="left"/>
      <w:pPr>
        <w:tabs>
          <w:tab w:val="num" w:pos="1081"/>
        </w:tabs>
        <w:ind w:left="1081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801"/>
        </w:tabs>
        <w:ind w:left="1801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1"/>
        </w:tabs>
        <w:ind w:left="2521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1"/>
        </w:tabs>
        <w:ind w:left="3241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1"/>
        </w:tabs>
        <w:ind w:left="3961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1"/>
        </w:tabs>
        <w:ind w:left="4681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1"/>
        </w:tabs>
        <w:ind w:left="5401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1"/>
        </w:tabs>
        <w:ind w:left="6121" w:hanging="180"/>
      </w:pPr>
    </w:lvl>
  </w:abstractNum>
  <w:abstractNum w:abstractNumId="40" w15:restartNumberingAfterBreak="0">
    <w:nsid w:val="709C661F"/>
    <w:multiLevelType w:val="hybridMultilevel"/>
    <w:tmpl w:val="347E4358"/>
    <w:lvl w:ilvl="0" w:tplc="44F61CAC">
      <w:start w:val="1"/>
      <w:numFmt w:val="bullet"/>
      <w:lvlText w:val=""/>
      <w:lvlJc w:val="left"/>
      <w:pPr>
        <w:tabs>
          <w:tab w:val="num" w:pos="648"/>
        </w:tabs>
        <w:ind w:left="648" w:hanging="288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728"/>
        </w:tabs>
        <w:ind w:left="172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448"/>
        </w:tabs>
        <w:ind w:left="24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168"/>
        </w:tabs>
        <w:ind w:left="31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888"/>
        </w:tabs>
        <w:ind w:left="388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08"/>
        </w:tabs>
        <w:ind w:left="46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328"/>
        </w:tabs>
        <w:ind w:left="53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048"/>
        </w:tabs>
        <w:ind w:left="604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768"/>
        </w:tabs>
        <w:ind w:left="6768" w:hanging="360"/>
      </w:pPr>
      <w:rPr>
        <w:rFonts w:ascii="Wingdings" w:hAnsi="Wingdings" w:hint="default"/>
      </w:rPr>
    </w:lvl>
  </w:abstractNum>
  <w:abstractNum w:abstractNumId="41" w15:restartNumberingAfterBreak="0">
    <w:nsid w:val="70CB637C"/>
    <w:multiLevelType w:val="hybridMultilevel"/>
    <w:tmpl w:val="2AFC71EC"/>
    <w:lvl w:ilvl="0" w:tplc="108AEB00">
      <w:start w:val="1"/>
      <w:numFmt w:val="bullet"/>
      <w:lvlText w:val=""/>
      <w:lvlJc w:val="left"/>
      <w:pPr>
        <w:tabs>
          <w:tab w:val="num" w:pos="432"/>
        </w:tabs>
        <w:ind w:left="432" w:hanging="432"/>
      </w:pPr>
      <w:rPr>
        <w:rFonts w:ascii="Symbol" w:hAnsi="Symbol" w:hint="default"/>
        <w:b/>
        <w:i w:val="0"/>
        <w:sz w:val="24"/>
        <w:szCs w:val="22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3654BE7"/>
    <w:multiLevelType w:val="hybridMultilevel"/>
    <w:tmpl w:val="B13AA486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3" w15:restartNumberingAfterBreak="0">
    <w:nsid w:val="75E771E8"/>
    <w:multiLevelType w:val="hybridMultilevel"/>
    <w:tmpl w:val="430ECA00"/>
    <w:lvl w:ilvl="0" w:tplc="44F61CAC">
      <w:start w:val="1"/>
      <w:numFmt w:val="bullet"/>
      <w:lvlText w:val=""/>
      <w:lvlJc w:val="left"/>
      <w:pPr>
        <w:tabs>
          <w:tab w:val="num" w:pos="360"/>
        </w:tabs>
        <w:ind w:left="360" w:hanging="288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A985A2C"/>
    <w:multiLevelType w:val="hybridMultilevel"/>
    <w:tmpl w:val="80441E5E"/>
    <w:lvl w:ilvl="0" w:tplc="46605C5E">
      <w:start w:val="1"/>
      <w:numFmt w:val="bullet"/>
      <w:lvlText w:val=""/>
      <w:lvlJc w:val="left"/>
      <w:pPr>
        <w:tabs>
          <w:tab w:val="num" w:pos="432"/>
        </w:tabs>
        <w:ind w:left="432" w:hanging="432"/>
      </w:pPr>
      <w:rPr>
        <w:rFonts w:ascii="Symbol" w:hAnsi="Symbol" w:hint="default"/>
        <w:b/>
        <w:i w:val="0"/>
        <w:sz w:val="24"/>
        <w:szCs w:val="22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C883A52"/>
    <w:multiLevelType w:val="hybridMultilevel"/>
    <w:tmpl w:val="4588C886"/>
    <w:lvl w:ilvl="0" w:tplc="44F61CAC">
      <w:start w:val="1"/>
      <w:numFmt w:val="bullet"/>
      <w:lvlText w:val=""/>
      <w:lvlJc w:val="left"/>
      <w:pPr>
        <w:tabs>
          <w:tab w:val="num" w:pos="288"/>
        </w:tabs>
        <w:ind w:left="288" w:hanging="288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368"/>
        </w:tabs>
        <w:ind w:left="136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088"/>
        </w:tabs>
        <w:ind w:left="208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08"/>
        </w:tabs>
        <w:ind w:left="280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528"/>
        </w:tabs>
        <w:ind w:left="352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248"/>
        </w:tabs>
        <w:ind w:left="424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968"/>
        </w:tabs>
        <w:ind w:left="496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688"/>
        </w:tabs>
        <w:ind w:left="568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08"/>
        </w:tabs>
        <w:ind w:left="6408" w:hanging="360"/>
      </w:pPr>
      <w:rPr>
        <w:rFonts w:ascii="Wingdings" w:hAnsi="Wingdings" w:hint="default"/>
      </w:rPr>
    </w:lvl>
  </w:abstractNum>
  <w:abstractNum w:abstractNumId="46" w15:restartNumberingAfterBreak="0">
    <w:nsid w:val="7D2550F8"/>
    <w:multiLevelType w:val="hybridMultilevel"/>
    <w:tmpl w:val="6852A0A8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1"/>
    <w:lvlOverride w:ilvl="0">
      <w:lvl w:ilvl="0">
        <w:start w:val="1"/>
        <w:numFmt w:val="bullet"/>
        <w:lvlText w:val=""/>
        <w:legacy w:legacy="1" w:legacySpace="0" w:legacyIndent="360"/>
        <w:lvlJc w:val="left"/>
        <w:pPr>
          <w:ind w:left="360" w:hanging="360"/>
        </w:pPr>
        <w:rPr>
          <w:rFonts w:ascii="Symbol" w:hAnsi="Symbol" w:hint="default"/>
        </w:rPr>
      </w:lvl>
    </w:lvlOverride>
  </w:num>
  <w:num w:numId="2">
    <w:abstractNumId w:val="5"/>
  </w:num>
  <w:num w:numId="3">
    <w:abstractNumId w:val="21"/>
  </w:num>
  <w:num w:numId="4">
    <w:abstractNumId w:val="33"/>
  </w:num>
  <w:num w:numId="5">
    <w:abstractNumId w:val="28"/>
  </w:num>
  <w:num w:numId="6">
    <w:abstractNumId w:val="0"/>
  </w:num>
  <w:num w:numId="7">
    <w:abstractNumId w:val="39"/>
  </w:num>
  <w:num w:numId="8">
    <w:abstractNumId w:val="36"/>
  </w:num>
  <w:num w:numId="9">
    <w:abstractNumId w:val="14"/>
  </w:num>
  <w:num w:numId="10">
    <w:abstractNumId w:val="30"/>
  </w:num>
  <w:num w:numId="11">
    <w:abstractNumId w:val="3"/>
  </w:num>
  <w:num w:numId="12">
    <w:abstractNumId w:val="9"/>
  </w:num>
  <w:num w:numId="13">
    <w:abstractNumId w:val="25"/>
  </w:num>
  <w:num w:numId="14">
    <w:abstractNumId w:val="41"/>
  </w:num>
  <w:num w:numId="15">
    <w:abstractNumId w:val="8"/>
  </w:num>
  <w:num w:numId="16">
    <w:abstractNumId w:val="20"/>
  </w:num>
  <w:num w:numId="17">
    <w:abstractNumId w:val="17"/>
  </w:num>
  <w:num w:numId="18">
    <w:abstractNumId w:val="31"/>
  </w:num>
  <w:num w:numId="19">
    <w:abstractNumId w:val="34"/>
  </w:num>
  <w:num w:numId="20">
    <w:abstractNumId w:val="4"/>
  </w:num>
  <w:num w:numId="21">
    <w:abstractNumId w:val="44"/>
  </w:num>
  <w:num w:numId="22">
    <w:abstractNumId w:val="7"/>
  </w:num>
  <w:num w:numId="23">
    <w:abstractNumId w:val="35"/>
  </w:num>
  <w:num w:numId="24">
    <w:abstractNumId w:val="32"/>
  </w:num>
  <w:num w:numId="25">
    <w:abstractNumId w:val="2"/>
  </w:num>
  <w:num w:numId="26">
    <w:abstractNumId w:val="24"/>
  </w:num>
  <w:num w:numId="27">
    <w:abstractNumId w:val="18"/>
  </w:num>
  <w:num w:numId="28">
    <w:abstractNumId w:val="13"/>
  </w:num>
  <w:num w:numId="29">
    <w:abstractNumId w:val="6"/>
  </w:num>
  <w:num w:numId="30">
    <w:abstractNumId w:val="22"/>
  </w:num>
  <w:num w:numId="31">
    <w:abstractNumId w:val="40"/>
  </w:num>
  <w:num w:numId="32">
    <w:abstractNumId w:val="45"/>
  </w:num>
  <w:num w:numId="33">
    <w:abstractNumId w:val="10"/>
  </w:num>
  <w:num w:numId="34">
    <w:abstractNumId w:val="29"/>
  </w:num>
  <w:num w:numId="35">
    <w:abstractNumId w:val="38"/>
  </w:num>
  <w:num w:numId="36">
    <w:abstractNumId w:val="11"/>
  </w:num>
  <w:num w:numId="37">
    <w:abstractNumId w:val="26"/>
  </w:num>
  <w:num w:numId="38">
    <w:abstractNumId w:val="42"/>
  </w:num>
  <w:num w:numId="39">
    <w:abstractNumId w:val="16"/>
  </w:num>
  <w:num w:numId="40">
    <w:abstractNumId w:val="46"/>
  </w:num>
  <w:num w:numId="41">
    <w:abstractNumId w:val="43"/>
  </w:num>
  <w:num w:numId="42">
    <w:abstractNumId w:val="12"/>
  </w:num>
  <w:num w:numId="43">
    <w:abstractNumId w:val="23"/>
  </w:num>
  <w:num w:numId="44">
    <w:abstractNumId w:val="37"/>
  </w:num>
  <w:num w:numId="45">
    <w:abstractNumId w:val="19"/>
  </w:num>
  <w:num w:numId="46">
    <w:abstractNumId w:val="27"/>
  </w:num>
  <w:num w:numId="47">
    <w:abstractNumId w:val="15"/>
  </w:num>
  <w:numIdMacAtCleanup w:val="4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web"/>
  <w:zoom w:percent="100"/>
  <w:embedTrueType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0"/>
  <w:doNotHyphenateCaps/>
  <w:evenAndOddHeaders/>
  <w:drawingGridHorizontalSpacing w:val="120"/>
  <w:displayHorizontalDrawingGridEvery w:val="0"/>
  <w:displayVerticalDrawingGridEvery w:val="0"/>
  <w:doNotShadeFormData/>
  <w:noPunctuationKerning/>
  <w:characterSpacingControl w:val="doNotCompress"/>
  <w:footnotePr>
    <w:numRestart w:val="eachPage"/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629E"/>
    <w:rsid w:val="0002256E"/>
    <w:rsid w:val="00157015"/>
    <w:rsid w:val="002617CE"/>
    <w:rsid w:val="00287AC5"/>
    <w:rsid w:val="00344D65"/>
    <w:rsid w:val="00354751"/>
    <w:rsid w:val="003704E0"/>
    <w:rsid w:val="00526DEA"/>
    <w:rsid w:val="00537B2B"/>
    <w:rsid w:val="00544452"/>
    <w:rsid w:val="00851A71"/>
    <w:rsid w:val="00860627"/>
    <w:rsid w:val="0089548B"/>
    <w:rsid w:val="008C00B0"/>
    <w:rsid w:val="00982BA8"/>
    <w:rsid w:val="00A342CF"/>
    <w:rsid w:val="00A550DC"/>
    <w:rsid w:val="00A66E1A"/>
    <w:rsid w:val="00A76039"/>
    <w:rsid w:val="00AA2B03"/>
    <w:rsid w:val="00AF0A04"/>
    <w:rsid w:val="00B02103"/>
    <w:rsid w:val="00BA629E"/>
    <w:rsid w:val="00BB2A36"/>
    <w:rsid w:val="00C94229"/>
    <w:rsid w:val="00D41486"/>
    <w:rsid w:val="00D44260"/>
    <w:rsid w:val="00E42EB7"/>
    <w:rsid w:val="00E708B3"/>
    <w:rsid w:val="00E82A0B"/>
    <w:rsid w:val="00EB434C"/>
    <w:rsid w:val="00F07D14"/>
    <w:rsid w:val="00F9480F"/>
    <w:rsid w:val="00FB4D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B5D0586"/>
  <w15:docId w15:val="{8F2786C4-4ABF-4F58-B2DC-78714258D7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" w:eastAsia="Times New Roman" w:hAnsi="Times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Pr>
      <w:rFonts w:ascii="Times New Roman" w:hAnsi="Times New Roman"/>
      <w:sz w:val="24"/>
    </w:rPr>
  </w:style>
  <w:style w:type="paragraph" w:styleId="Heading1">
    <w:name w:val="heading 1"/>
    <w:basedOn w:val="Normal"/>
    <w:next w:val="BodyText2"/>
    <w:qFormat/>
    <w:pPr>
      <w:keepNext/>
      <w:tabs>
        <w:tab w:val="left" w:pos="1"/>
        <w:tab w:val="left" w:pos="360"/>
        <w:tab w:val="left" w:pos="540"/>
        <w:tab w:val="left" w:pos="720"/>
        <w:tab w:val="left" w:pos="1080"/>
        <w:tab w:val="left" w:pos="1440"/>
        <w:tab w:val="left" w:pos="1800"/>
        <w:tab w:val="left" w:pos="2160"/>
        <w:tab w:val="left" w:pos="2520"/>
        <w:tab w:val="left" w:pos="2880"/>
        <w:tab w:val="left" w:pos="3240"/>
        <w:tab w:val="left" w:pos="3600"/>
        <w:tab w:val="left" w:pos="4320"/>
        <w:tab w:val="left" w:pos="5040"/>
        <w:tab w:val="left" w:pos="5760"/>
        <w:tab w:val="left" w:pos="6480"/>
        <w:tab w:val="left" w:pos="7200"/>
        <w:tab w:val="left" w:pos="7920"/>
        <w:tab w:val="left" w:pos="8640"/>
        <w:tab w:val="left" w:pos="9360"/>
      </w:tabs>
      <w:outlineLvl w:val="0"/>
    </w:pPr>
    <w:rPr>
      <w:b/>
    </w:rPr>
  </w:style>
  <w:style w:type="paragraph" w:styleId="Heading2">
    <w:name w:val="heading 2"/>
    <w:basedOn w:val="Normal"/>
    <w:next w:val="BodyText2"/>
    <w:qFormat/>
    <w:pPr>
      <w:keepNext/>
      <w:tabs>
        <w:tab w:val="left" w:pos="1"/>
        <w:tab w:val="left" w:pos="360"/>
        <w:tab w:val="left" w:pos="720"/>
        <w:tab w:val="left" w:pos="1080"/>
        <w:tab w:val="left" w:pos="1440"/>
        <w:tab w:val="left" w:pos="1800"/>
        <w:tab w:val="left" w:pos="2160"/>
        <w:tab w:val="left" w:pos="2520"/>
        <w:tab w:val="left" w:pos="2880"/>
        <w:tab w:val="left" w:pos="3240"/>
        <w:tab w:val="left" w:pos="3600"/>
        <w:tab w:val="left" w:pos="4320"/>
        <w:tab w:val="left" w:pos="5040"/>
        <w:tab w:val="left" w:pos="5760"/>
        <w:tab w:val="left" w:pos="6480"/>
        <w:tab w:val="left" w:pos="7200"/>
        <w:tab w:val="left" w:pos="7920"/>
        <w:tab w:val="left" w:pos="8640"/>
        <w:tab w:val="left" w:pos="9360"/>
        <w:tab w:val="left" w:pos="10080"/>
      </w:tabs>
      <w:outlineLvl w:val="1"/>
    </w:pPr>
  </w:style>
  <w:style w:type="paragraph" w:styleId="Heading3">
    <w:name w:val="heading 3"/>
    <w:basedOn w:val="Normal"/>
    <w:next w:val="BodyText2"/>
    <w:qFormat/>
    <w:pPr>
      <w:keepNext/>
      <w:tabs>
        <w:tab w:val="left" w:pos="1"/>
        <w:tab w:val="left" w:pos="360"/>
        <w:tab w:val="left" w:pos="720"/>
        <w:tab w:val="left" w:pos="1080"/>
        <w:tab w:val="left" w:pos="1440"/>
        <w:tab w:val="left" w:pos="1800"/>
        <w:tab w:val="left" w:pos="2160"/>
        <w:tab w:val="left" w:pos="2520"/>
        <w:tab w:val="left" w:pos="2880"/>
        <w:tab w:val="left" w:pos="3240"/>
        <w:tab w:val="left" w:pos="3600"/>
        <w:tab w:val="left" w:pos="4320"/>
        <w:tab w:val="left" w:pos="5040"/>
        <w:tab w:val="left" w:pos="5760"/>
        <w:tab w:val="left" w:pos="6480"/>
        <w:tab w:val="left" w:pos="7200"/>
        <w:tab w:val="left" w:pos="7920"/>
        <w:tab w:val="left" w:pos="8640"/>
        <w:tab w:val="left" w:pos="9360"/>
        <w:tab w:val="left" w:pos="10080"/>
      </w:tabs>
      <w:jc w:val="center"/>
      <w:outlineLvl w:val="2"/>
    </w:pPr>
    <w:rPr>
      <w:b/>
    </w:rPr>
  </w:style>
  <w:style w:type="paragraph" w:styleId="Heading4">
    <w:name w:val="heading 4"/>
    <w:basedOn w:val="Normal"/>
    <w:next w:val="BodyText2"/>
    <w:qFormat/>
    <w:pPr>
      <w:keepNext/>
      <w:tabs>
        <w:tab w:val="left" w:pos="1"/>
        <w:tab w:val="left" w:pos="360"/>
        <w:tab w:val="left" w:pos="540"/>
        <w:tab w:val="left" w:pos="720"/>
        <w:tab w:val="left" w:pos="900"/>
        <w:tab w:val="left" w:pos="1080"/>
        <w:tab w:val="left" w:pos="1440"/>
        <w:tab w:val="left" w:pos="1800"/>
        <w:tab w:val="left" w:pos="2160"/>
        <w:tab w:val="left" w:pos="2520"/>
        <w:tab w:val="left" w:pos="2880"/>
        <w:tab w:val="left" w:pos="3240"/>
        <w:tab w:val="left" w:pos="3600"/>
        <w:tab w:val="left" w:pos="4320"/>
        <w:tab w:val="left" w:pos="5040"/>
        <w:tab w:val="left" w:pos="5760"/>
        <w:tab w:val="left" w:pos="6480"/>
        <w:tab w:val="left" w:pos="7200"/>
        <w:tab w:val="left" w:pos="7920"/>
        <w:tab w:val="left" w:pos="8640"/>
      </w:tabs>
      <w:jc w:val="center"/>
      <w:outlineLvl w:val="3"/>
    </w:pPr>
    <w:rPr>
      <w:b/>
    </w:rPr>
  </w:style>
  <w:style w:type="paragraph" w:styleId="Heading5">
    <w:name w:val="heading 5"/>
    <w:basedOn w:val="Normal"/>
    <w:next w:val="BodyText2"/>
    <w:qFormat/>
    <w:pPr>
      <w:keepNext/>
      <w:tabs>
        <w:tab w:val="left" w:pos="0"/>
      </w:tabs>
      <w:jc w:val="both"/>
      <w:outlineLvl w:val="4"/>
    </w:pPr>
    <w:rPr>
      <w:b/>
      <w:i/>
    </w:rPr>
  </w:style>
  <w:style w:type="paragraph" w:styleId="Heading6">
    <w:name w:val="heading 6"/>
    <w:basedOn w:val="Normal"/>
    <w:next w:val="BodyText2"/>
    <w:qFormat/>
    <w:pPr>
      <w:keepNext/>
      <w:tabs>
        <w:tab w:val="left" w:pos="1"/>
        <w:tab w:val="left" w:pos="540"/>
        <w:tab w:val="left" w:pos="1080"/>
        <w:tab w:val="left" w:pos="1440"/>
        <w:tab w:val="left" w:pos="1800"/>
        <w:tab w:val="left" w:pos="2160"/>
        <w:tab w:val="left" w:pos="2520"/>
        <w:tab w:val="left" w:pos="2880"/>
        <w:tab w:val="left" w:pos="3240"/>
        <w:tab w:val="left" w:pos="3600"/>
        <w:tab w:val="left" w:pos="4320"/>
        <w:tab w:val="left" w:pos="5040"/>
        <w:tab w:val="left" w:pos="5760"/>
        <w:tab w:val="left" w:pos="6480"/>
        <w:tab w:val="left" w:pos="7200"/>
        <w:tab w:val="left" w:pos="7920"/>
        <w:tab w:val="left" w:pos="8640"/>
        <w:tab w:val="left" w:pos="9360"/>
        <w:tab w:val="left" w:pos="10080"/>
        <w:tab w:val="left" w:pos="10800"/>
      </w:tabs>
      <w:jc w:val="both"/>
      <w:outlineLvl w:val="5"/>
    </w:pPr>
  </w:style>
  <w:style w:type="paragraph" w:styleId="Heading7">
    <w:name w:val="heading 7"/>
    <w:basedOn w:val="Normal"/>
    <w:next w:val="BodyText2"/>
    <w:qFormat/>
    <w:pPr>
      <w:keepNext/>
      <w:ind w:left="720" w:firstLine="180"/>
      <w:outlineLvl w:val="6"/>
    </w:pPr>
    <w:rPr>
      <w:b/>
    </w:rPr>
  </w:style>
  <w:style w:type="paragraph" w:styleId="Heading8">
    <w:name w:val="heading 8"/>
    <w:basedOn w:val="Normal"/>
    <w:next w:val="BodyText2"/>
    <w:qFormat/>
    <w:pPr>
      <w:keepNext/>
      <w:ind w:left="900"/>
      <w:outlineLvl w:val="7"/>
    </w:pPr>
    <w:rPr>
      <w:b/>
    </w:rPr>
  </w:style>
  <w:style w:type="paragraph" w:styleId="Heading9">
    <w:name w:val="heading 9"/>
    <w:basedOn w:val="Normal"/>
    <w:next w:val="BodyText2"/>
    <w:qFormat/>
    <w:pPr>
      <w:keepNext/>
      <w:ind w:left="180" w:firstLine="720"/>
      <w:outlineLvl w:val="8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2">
    <w:name w:val="Body Text 2"/>
    <w:basedOn w:val="Normal"/>
    <w:next w:val="Title"/>
    <w:pPr>
      <w:tabs>
        <w:tab w:val="left" w:pos="-1800"/>
        <w:tab w:val="left" w:pos="-1440"/>
        <w:tab w:val="left" w:pos="-1080"/>
        <w:tab w:val="left" w:pos="-720"/>
        <w:tab w:val="left" w:pos="-360"/>
        <w:tab w:val="left" w:pos="0"/>
        <w:tab w:val="left" w:pos="360"/>
        <w:tab w:val="left" w:pos="720"/>
        <w:tab w:val="left" w:pos="900"/>
        <w:tab w:val="left" w:pos="1080"/>
        <w:tab w:val="left" w:pos="1260"/>
        <w:tab w:val="left" w:pos="1440"/>
        <w:tab w:val="left" w:pos="1620"/>
        <w:tab w:val="left" w:pos="1800"/>
        <w:tab w:val="left" w:pos="1980"/>
        <w:tab w:val="left" w:pos="2160"/>
        <w:tab w:val="left" w:pos="3240"/>
        <w:tab w:val="left" w:pos="3960"/>
        <w:tab w:val="left" w:pos="4680"/>
        <w:tab w:val="left" w:pos="5400"/>
      </w:tabs>
      <w:jc w:val="center"/>
    </w:pPr>
    <w:rPr>
      <w:b/>
    </w:rPr>
  </w:style>
  <w:style w:type="paragraph" w:styleId="Title">
    <w:name w:val="Title"/>
    <w:basedOn w:val="Normal"/>
    <w:qFormat/>
    <w:pPr>
      <w:tabs>
        <w:tab w:val="left" w:pos="1"/>
        <w:tab w:val="left" w:pos="360"/>
        <w:tab w:val="left" w:pos="540"/>
        <w:tab w:val="left" w:pos="720"/>
        <w:tab w:val="left" w:pos="900"/>
        <w:tab w:val="left" w:pos="1080"/>
        <w:tab w:val="left" w:pos="1440"/>
        <w:tab w:val="left" w:pos="1800"/>
        <w:tab w:val="left" w:pos="2160"/>
        <w:tab w:val="left" w:pos="2520"/>
        <w:tab w:val="left" w:pos="2880"/>
        <w:tab w:val="left" w:pos="3240"/>
        <w:tab w:val="left" w:pos="3600"/>
        <w:tab w:val="left" w:pos="4320"/>
        <w:tab w:val="left" w:pos="5040"/>
        <w:tab w:val="left" w:pos="5760"/>
        <w:tab w:val="left" w:pos="6480"/>
        <w:tab w:val="left" w:pos="7200"/>
        <w:tab w:val="left" w:pos="7920"/>
        <w:tab w:val="left" w:pos="8640"/>
      </w:tabs>
      <w:jc w:val="center"/>
    </w:pPr>
    <w:rPr>
      <w:b/>
    </w:rPr>
  </w:style>
  <w:style w:type="paragraph" w:styleId="PlainText">
    <w:name w:val="Plain Text"/>
    <w:basedOn w:val="Normal"/>
    <w:next w:val="List4"/>
    <w:rPr>
      <w:sz w:val="22"/>
    </w:rPr>
  </w:style>
  <w:style w:type="paragraph" w:styleId="List4">
    <w:name w:val="List 4"/>
    <w:basedOn w:val="Normal"/>
    <w:pPr>
      <w:spacing w:before="120"/>
      <w:ind w:left="1080" w:hanging="360"/>
    </w:pPr>
    <w:rPr>
      <w:sz w:val="22"/>
    </w:rPr>
  </w:style>
  <w:style w:type="paragraph" w:styleId="BodyText">
    <w:name w:val="Body Text"/>
    <w:basedOn w:val="Normal"/>
    <w:next w:val="Subtitle"/>
    <w:pPr>
      <w:tabs>
        <w:tab w:val="left" w:pos="1"/>
        <w:tab w:val="left" w:pos="360"/>
        <w:tab w:val="left" w:pos="540"/>
        <w:tab w:val="left" w:pos="720"/>
        <w:tab w:val="left" w:pos="900"/>
        <w:tab w:val="left" w:pos="1080"/>
        <w:tab w:val="left" w:pos="1440"/>
        <w:tab w:val="left" w:pos="1800"/>
        <w:tab w:val="left" w:pos="2160"/>
        <w:tab w:val="left" w:pos="2520"/>
        <w:tab w:val="left" w:pos="2880"/>
        <w:tab w:val="left" w:pos="3240"/>
        <w:tab w:val="left" w:pos="3600"/>
        <w:tab w:val="left" w:pos="4320"/>
        <w:tab w:val="left" w:pos="5040"/>
        <w:tab w:val="left" w:pos="5760"/>
        <w:tab w:val="left" w:pos="6480"/>
        <w:tab w:val="left" w:pos="7200"/>
        <w:tab w:val="left" w:pos="7920"/>
        <w:tab w:val="left" w:pos="8640"/>
      </w:tabs>
    </w:pPr>
  </w:style>
  <w:style w:type="paragraph" w:styleId="Subtitle">
    <w:name w:val="Subtitle"/>
    <w:basedOn w:val="Normal"/>
    <w:qFormat/>
    <w:pPr>
      <w:jc w:val="center"/>
    </w:pPr>
  </w:style>
  <w:style w:type="paragraph" w:styleId="List2">
    <w:name w:val="List 2"/>
    <w:basedOn w:val="Normal"/>
    <w:pPr>
      <w:spacing w:before="120"/>
      <w:ind w:left="360" w:hanging="360"/>
    </w:pPr>
    <w:rPr>
      <w:sz w:val="22"/>
    </w:rPr>
  </w:style>
  <w:style w:type="paragraph" w:styleId="ListBullet4">
    <w:name w:val="List Bullet 4"/>
    <w:basedOn w:val="Normal"/>
    <w:pPr>
      <w:spacing w:before="120"/>
      <w:ind w:left="720" w:hanging="360"/>
    </w:pPr>
    <w:rPr>
      <w:sz w:val="22"/>
    </w:rPr>
  </w:style>
  <w:style w:type="paragraph" w:styleId="Salutation">
    <w:name w:val="Salutation"/>
    <w:basedOn w:val="Normal"/>
  </w:style>
  <w:style w:type="paragraph" w:styleId="BodyTextIndent">
    <w:name w:val="Body Text Indent"/>
    <w:basedOn w:val="Normal"/>
    <w:pPr>
      <w:keepNext/>
      <w:tabs>
        <w:tab w:val="decimal" w:pos="300"/>
        <w:tab w:val="left" w:pos="540"/>
        <w:tab w:val="left" w:pos="720"/>
        <w:tab w:val="left" w:pos="900"/>
        <w:tab w:val="left" w:pos="1080"/>
        <w:tab w:val="left" w:pos="1440"/>
        <w:tab w:val="left" w:pos="1800"/>
        <w:tab w:val="left" w:pos="2160"/>
        <w:tab w:val="left" w:pos="2520"/>
        <w:tab w:val="left" w:pos="2880"/>
        <w:tab w:val="left" w:pos="3240"/>
        <w:tab w:val="left" w:pos="3600"/>
        <w:tab w:val="left" w:pos="4320"/>
        <w:tab w:val="left" w:pos="5040"/>
        <w:tab w:val="left" w:pos="5760"/>
        <w:tab w:val="left" w:pos="6480"/>
        <w:tab w:val="left" w:pos="7200"/>
        <w:tab w:val="left" w:pos="7920"/>
        <w:tab w:val="left" w:pos="8640"/>
      </w:tabs>
      <w:spacing w:before="240" w:after="60"/>
      <w:ind w:left="480" w:hanging="480"/>
    </w:pPr>
    <w:rPr>
      <w:kern w:val="28"/>
    </w:rPr>
  </w:style>
  <w:style w:type="paragraph" w:styleId="BodyTextIndent2">
    <w:name w:val="Body Text Indent 2"/>
    <w:basedOn w:val="Normal"/>
    <w:pPr>
      <w:keepNext/>
      <w:spacing w:before="240" w:after="60"/>
      <w:ind w:left="360" w:hanging="360"/>
    </w:pPr>
    <w:rPr>
      <w:kern w:val="28"/>
    </w:rPr>
  </w:style>
  <w:style w:type="paragraph" w:styleId="BodyTextIndent3">
    <w:name w:val="Body Text Indent 3"/>
    <w:basedOn w:val="Normal"/>
    <w:pPr>
      <w:keepNext/>
      <w:tabs>
        <w:tab w:val="left" w:pos="1170"/>
      </w:tabs>
      <w:spacing w:before="240" w:after="60"/>
      <w:ind w:left="1170" w:hanging="270"/>
    </w:pPr>
    <w:rPr>
      <w:kern w:val="28"/>
    </w:rPr>
  </w:style>
  <w:style w:type="paragraph" w:styleId="BodyText3">
    <w:name w:val="Body Text 3"/>
    <w:basedOn w:val="Normal"/>
    <w:rPr>
      <w:sz w:val="20"/>
    </w:rPr>
  </w:style>
  <w:style w:type="character" w:styleId="Strong">
    <w:name w:val="Strong"/>
    <w:basedOn w:val="DefaultParagraphFont"/>
    <w:qFormat/>
    <w:rPr>
      <w:b/>
      <w:bCs/>
    </w:rPr>
  </w:style>
  <w:style w:type="paragraph" w:styleId="NormalWeb">
    <w:name w:val="Normal (Web)"/>
    <w:basedOn w:val="Normal"/>
    <w:pPr>
      <w:spacing w:before="100" w:beforeAutospacing="1" w:after="100" w:afterAutospacing="1"/>
    </w:pPr>
    <w:rPr>
      <w:szCs w:val="24"/>
    </w:rPr>
  </w:style>
  <w:style w:type="paragraph" w:styleId="Footer">
    <w:name w:val="footer"/>
    <w:basedOn w:val="Normal"/>
    <w:pPr>
      <w:tabs>
        <w:tab w:val="center" w:pos="4320"/>
        <w:tab w:val="right" w:pos="8640"/>
      </w:tabs>
    </w:pPr>
    <w:rPr>
      <w:szCs w:val="24"/>
    </w:rPr>
  </w:style>
  <w:style w:type="character" w:styleId="PageNumber">
    <w:name w:val="page number"/>
    <w:basedOn w:val="DefaultParagraphFont"/>
    <w:rPr>
      <w:rFonts w:ascii="Times New Roman" w:hAnsi="Times New Roman"/>
    </w:rPr>
  </w:style>
  <w:style w:type="paragraph" w:styleId="ListBullet">
    <w:name w:val="List Bullet"/>
    <w:basedOn w:val="Normal"/>
    <w:autoRedefine/>
    <w:pPr>
      <w:numPr>
        <w:numId w:val="6"/>
      </w:numPr>
    </w:pPr>
  </w:style>
  <w:style w:type="paragraph" w:styleId="Header">
    <w:name w:val="header"/>
    <w:basedOn w:val="Normal"/>
    <w:pPr>
      <w:tabs>
        <w:tab w:val="center" w:pos="4320"/>
        <w:tab w:val="right" w:pos="8640"/>
      </w:tabs>
    </w:pPr>
  </w:style>
  <w:style w:type="character" w:styleId="Hyperlink">
    <w:name w:val="Hyperlink"/>
    <w:basedOn w:val="DefaultParagraphFont"/>
    <w:rPr>
      <w:rFonts w:ascii="Times New Roman" w:hAnsi="Times New Roman"/>
      <w:color w:val="0000FF"/>
      <w:u w:val="single"/>
    </w:rPr>
  </w:style>
  <w:style w:type="paragraph" w:styleId="Closing">
    <w:name w:val="Closing"/>
    <w:basedOn w:val="Normal"/>
    <w:pPr>
      <w:spacing w:line="220" w:lineRule="atLeast"/>
      <w:ind w:left="835"/>
    </w:pPr>
    <w:rPr>
      <w:sz w:val="20"/>
    </w:rPr>
  </w:style>
  <w:style w:type="character" w:styleId="CommentReference">
    <w:name w:val="annotation reference"/>
    <w:basedOn w:val="DefaultParagraphFont"/>
    <w:semiHidden/>
    <w:rPr>
      <w:rFonts w:ascii="Times New Roman" w:hAnsi="Times New Roman"/>
      <w:sz w:val="16"/>
      <w:szCs w:val="16"/>
    </w:rPr>
  </w:style>
  <w:style w:type="paragraph" w:styleId="CommentText">
    <w:name w:val="annotation text"/>
    <w:basedOn w:val="Normal"/>
    <w:semiHidden/>
    <w:rPr>
      <w:sz w:val="20"/>
    </w:rPr>
  </w:style>
  <w:style w:type="table" w:styleId="TableGrid">
    <w:name w:val="Table Grid"/>
    <w:basedOn w:val="TableNormal"/>
    <w:rsid w:val="003704E0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SectionHead">
    <w:name w:val="Section Head"/>
    <w:pPr>
      <w:spacing w:line="400" w:lineRule="exact"/>
      <w:ind w:left="1080"/>
    </w:pPr>
    <w:rPr>
      <w:rFonts w:ascii="Times New Roman" w:hAnsi="Times New Roman"/>
      <w:b/>
      <w:sz w:val="32"/>
    </w:rPr>
  </w:style>
  <w:style w:type="paragraph" w:styleId="BalloonText">
    <w:name w:val="Balloon Text"/>
    <w:basedOn w:val="Normal"/>
    <w:link w:val="BalloonTextChar"/>
    <w:rsid w:val="00157015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157015"/>
    <w:rPr>
      <w:rFonts w:ascii="Tahoma" w:hAnsi="Tahoma" w:cs="Tahoma"/>
      <w:sz w:val="16"/>
      <w:szCs w:val="16"/>
    </w:rPr>
  </w:style>
  <w:style w:type="paragraph" w:styleId="Revision">
    <w:name w:val="Revision"/>
    <w:hidden/>
    <w:uiPriority w:val="99"/>
    <w:semiHidden/>
    <w:rsid w:val="00A550DC"/>
    <w:rPr>
      <w:rFonts w:ascii="Times New Roman" w:hAnsi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2310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338</Words>
  <Characters>1929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Part 1</vt:lpstr>
    </vt:vector>
  </TitlesOfParts>
  <Company>PublishWare</Company>
  <LinksUpToDate>false</LinksUpToDate>
  <CharactersWithSpaces>2263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Part 1</dc:title>
  <dc:creator>Joshua P.</dc:creator>
  <cp:lastModifiedBy>Joshua P.</cp:lastModifiedBy>
  <cp:revision>2</cp:revision>
  <cp:lastPrinted>2007-10-29T09:41:00Z</cp:lastPrinted>
  <dcterms:created xsi:type="dcterms:W3CDTF">2018-11-05T02:28:00Z</dcterms:created>
  <dcterms:modified xsi:type="dcterms:W3CDTF">2018-11-05T02:28:00Z</dcterms:modified>
</cp:coreProperties>
</file>